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TRƯỜNG CÔNG NGHỆ VÀ THIẾT KẾ</w:t>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VIỆN ĐỔI MỚI SÁNG TẠO</w:t>
      </w:r>
    </w:p>
    <w:p w:rsidR="00000000" w:rsidDel="00000000" w:rsidP="00000000" w:rsidRDefault="00000000" w:rsidRPr="00000000" w14:paraId="00000004">
      <w:pPr>
        <w:jc w:val="center"/>
        <w:rPr>
          <w:sz w:val="44"/>
          <w:szCs w:val="44"/>
        </w:rPr>
      </w:pPr>
      <w:r w:rsidDel="00000000" w:rsidR="00000000" w:rsidRPr="00000000">
        <w:rPr>
          <w:rtl w:val="0"/>
        </w:rPr>
      </w:r>
    </w:p>
    <w:p w:rsidR="00000000" w:rsidDel="00000000" w:rsidP="00000000" w:rsidRDefault="00000000" w:rsidRPr="00000000" w14:paraId="00000005">
      <w:pPr>
        <w:jc w:val="center"/>
        <w:rPr>
          <w:sz w:val="44"/>
          <w:szCs w:val="44"/>
        </w:rPr>
      </w:pPr>
      <w:r w:rsidDel="00000000" w:rsidR="00000000" w:rsidRPr="00000000">
        <w:rPr>
          <w:rtl w:val="0"/>
        </w:rPr>
      </w:r>
    </w:p>
    <w:p w:rsidR="00000000" w:rsidDel="00000000" w:rsidP="00000000" w:rsidRDefault="00000000" w:rsidRPr="00000000" w14:paraId="00000006">
      <w:pPr>
        <w:jc w:val="center"/>
        <w:rPr>
          <w:sz w:val="44"/>
          <w:szCs w:val="44"/>
        </w:rPr>
      </w:pPr>
      <w:r w:rsidDel="00000000" w:rsidR="00000000" w:rsidRPr="00000000">
        <w:rPr>
          <w:rtl w:val="0"/>
        </w:rPr>
      </w:r>
    </w:p>
    <w:p w:rsidR="00000000" w:rsidDel="00000000" w:rsidP="00000000" w:rsidRDefault="00000000" w:rsidRPr="00000000" w14:paraId="00000007">
      <w:pPr>
        <w:spacing w:after="120" w:before="120" w:line="360" w:lineRule="auto"/>
        <w:jc w:val="center"/>
        <w:rPr>
          <w:sz w:val="44"/>
          <w:szCs w:val="44"/>
        </w:rPr>
      </w:pPr>
      <w:r w:rsidDel="00000000" w:rsidR="00000000" w:rsidRPr="00000000">
        <w:rPr>
          <w:sz w:val="44"/>
          <w:szCs w:val="44"/>
          <w:rtl w:val="0"/>
        </w:rPr>
        <w:t xml:space="preserve">HƯỚNG DẪN THỰC HIỆN </w:t>
      </w:r>
    </w:p>
    <w:p w:rsidR="00000000" w:rsidDel="00000000" w:rsidP="00000000" w:rsidRDefault="00000000" w:rsidRPr="00000000" w14:paraId="00000008">
      <w:pPr>
        <w:spacing w:after="120" w:before="120" w:line="360" w:lineRule="auto"/>
        <w:jc w:val="center"/>
        <w:rPr>
          <w:b w:val="1"/>
          <w:sz w:val="48"/>
          <w:szCs w:val="48"/>
        </w:rPr>
      </w:pPr>
      <w:r w:rsidDel="00000000" w:rsidR="00000000" w:rsidRPr="00000000">
        <w:rPr>
          <w:b w:val="1"/>
          <w:sz w:val="48"/>
          <w:szCs w:val="48"/>
          <w:rtl w:val="0"/>
        </w:rPr>
        <w:t xml:space="preserve">KHÓA LUẬN TỐT NGHIỆP</w:t>
      </w:r>
    </w:p>
    <w:sdt>
      <w:sdtPr>
        <w:id w:val="1304275887"/>
        <w:tag w:val="goog_rdk_1"/>
      </w:sdtPr>
      <w:sdtContent>
        <w:p w:rsidR="00000000" w:rsidDel="00000000" w:rsidP="00000000" w:rsidRDefault="00000000" w:rsidRPr="00000000" w14:paraId="00000009">
          <w:pPr>
            <w:spacing w:after="120" w:before="120" w:line="360" w:lineRule="auto"/>
            <w:rPr>
              <w:ins w:author="THÚY PHAN THỊ THANH" w:id="0" w:date="2025-11-07T19:40:24Z"/>
              <w:b w:val="1"/>
              <w:sz w:val="48"/>
              <w:szCs w:val="48"/>
            </w:rPr>
          </w:pPr>
          <w:r w:rsidDel="00000000" w:rsidR="00000000" w:rsidRPr="00000000">
            <w:br w:type="column"/>
          </w:r>
          <w:sdt>
            <w:sdtPr>
              <w:id w:val="-1414896431"/>
              <w:tag w:val="goog_rdk_0"/>
            </w:sdtPr>
            <w:sdtContent>
              <w:ins w:author="THÚY PHAN THỊ THANH" w:id="0" w:date="2025-11-07T19:40:24Z">
                <w:r w:rsidDel="00000000" w:rsidR="00000000" w:rsidRPr="00000000">
                  <w:rPr>
                    <w:b w:val="1"/>
                    <w:sz w:val="48"/>
                    <w:szCs w:val="48"/>
                  </w:rPr>
                  <w:drawing>
                    <wp:inline distB="114300" distT="114300" distL="114300" distR="114300">
                      <wp:extent cx="476250" cy="476250"/>
                      <wp:effectExtent b="0" l="0" r="0" t="0"/>
                      <wp:docPr descr="DI TRẦN KHẢ" id="21" name="image1.png"/>
                      <a:graphic>
                        <a:graphicData uri="http://schemas.openxmlformats.org/drawingml/2006/picture">
                          <pic:pic>
                            <pic:nvPicPr>
                              <pic:cNvPr descr="DI TRẦN KHẢ" id="0" name="image1.png"/>
                              <pic:cNvPicPr preferRelativeResize="0"/>
                            </pic:nvPicPr>
                            <pic:blipFill>
                              <a:blip r:embed="rId7"/>
                              <a:srcRect b="0" l="0" r="0" t="0"/>
                              <a:stretch>
                                <a:fillRect/>
                              </a:stretch>
                            </pic:blipFill>
                            <pic:spPr>
                              <a:xfrm>
                                <a:off x="0" y="0"/>
                                <a:ext cx="476250" cy="476250"/>
                              </a:xfrm>
                              <a:prstGeom prst="rect"/>
                              <a:ln/>
                            </pic:spPr>
                          </pic:pic>
                        </a:graphicData>
                      </a:graphic>
                    </wp:inline>
                  </w:drawing>
                </w:r>
                <w:r w:rsidDel="00000000" w:rsidR="00000000" w:rsidRPr="00000000">
                  <w:rPr>
                    <w:rtl w:val="0"/>
                  </w:rPr>
                </w:r>
              </w:ins>
            </w:sdtContent>
          </w:sdt>
        </w:p>
      </w:sdtContent>
    </w:sdt>
    <w:sdt>
      <w:sdtPr>
        <w:id w:val="-1645841717"/>
        <w:tag w:val="goog_rdk_4"/>
      </w:sdtPr>
      <w:sdtContent>
        <w:p w:rsidR="00000000" w:rsidDel="00000000" w:rsidP="00000000" w:rsidRDefault="00000000" w:rsidRPr="00000000" w14:paraId="0000000A">
          <w:pPr>
            <w:shd w:fill="edf2fa" w:val="clear"/>
            <w:spacing w:after="120" w:line="342.85714285714283" w:lineRule="auto"/>
            <w:rPr>
              <w:ins w:author="THÚY PHAN THỊ THANH" w:id="0" w:date="2025-11-07T19:40:24Z"/>
              <w:rFonts w:ascii="Roboto" w:cs="Roboto" w:eastAsia="Roboto" w:hAnsi="Roboto"/>
              <w:color w:val="1f1f1f"/>
              <w:sz w:val="21"/>
              <w:szCs w:val="21"/>
              <w:rPrChange w:author="THÚY PHAN THỊ THANH" w:id="1" w:date="2025-11-07T19:40:24Z">
                <w:rPr>
                  <w:b w:val="1"/>
                  <w:sz w:val="48"/>
                  <w:szCs w:val="48"/>
                </w:rPr>
              </w:rPrChange>
            </w:rPr>
          </w:pPr>
          <w:sdt>
            <w:sdtPr>
              <w:id w:val="-439528791"/>
              <w:tag w:val="goog_rdk_2"/>
            </w:sdtPr>
            <w:sdtContent>
              <w:ins w:author="THÚY PHAN THỊ THANH" w:id="0" w:date="2025-11-07T19:40:24Z"/>
              <w:sdt>
                <w:sdtPr>
                  <w:id w:val="1110274510"/>
                  <w:tag w:val="goog_rdk_3"/>
                </w:sdtPr>
                <w:sdtContent>
                  <w:ins w:author="THÚY PHAN THỊ THANH" w:id="0" w:date="2025-11-07T19:40:24Z">
                    <w:r w:rsidDel="00000000" w:rsidR="00000000" w:rsidRPr="00000000">
                      <w:rPr>
                        <w:rFonts w:ascii="Roboto" w:cs="Roboto" w:eastAsia="Roboto" w:hAnsi="Roboto"/>
                        <w:color w:val="1f1f1f"/>
                        <w:sz w:val="21"/>
                        <w:szCs w:val="21"/>
                        <w:rtl w:val="0"/>
                        <w:rPrChange w:author="THÚY PHAN THỊ THANH" w:id="1" w:date="2025-11-07T19:40:24Z">
                          <w:rPr>
                            <w:b w:val="1"/>
                            <w:sz w:val="48"/>
                            <w:szCs w:val="48"/>
                          </w:rPr>
                        </w:rPrChange>
                      </w:rPr>
                      <w:t xml:space="preserve">DI TRẦN KHẢ</w:t>
                    </w:r>
                  </w:ins>
                </w:sdtContent>
              </w:sdt>
              <w:ins w:author="THÚY PHAN THỊ THANH" w:id="0" w:date="2025-11-07T19:40:24Z"/>
            </w:sdtContent>
          </w:sdt>
        </w:p>
      </w:sdtContent>
    </w:sdt>
    <w:sdt>
      <w:sdtPr>
        <w:id w:val="-2067467777"/>
        <w:tag w:val="goog_rdk_7"/>
      </w:sdtPr>
      <w:sdtContent>
        <w:p w:rsidR="00000000" w:rsidDel="00000000" w:rsidP="00000000" w:rsidRDefault="00000000" w:rsidRPr="00000000" w14:paraId="0000000B">
          <w:pPr>
            <w:shd w:fill="edf2fa" w:val="clear"/>
            <w:spacing w:after="120" w:line="360" w:lineRule="auto"/>
            <w:rPr>
              <w:ins w:author="THÚY PHAN THỊ THANH" w:id="0" w:date="2025-11-07T19:40:24Z"/>
              <w:rFonts w:ascii="Roboto" w:cs="Roboto" w:eastAsia="Roboto" w:hAnsi="Roboto"/>
              <w:color w:val="444746"/>
              <w:sz w:val="18"/>
              <w:szCs w:val="18"/>
              <w:rPrChange w:author="THÚY PHAN THỊ THANH" w:id="1" w:date="2025-11-07T19:40:24Z">
                <w:rPr>
                  <w:b w:val="1"/>
                  <w:sz w:val="48"/>
                  <w:szCs w:val="48"/>
                </w:rPr>
              </w:rPrChange>
            </w:rPr>
          </w:pPr>
          <w:sdt>
            <w:sdtPr>
              <w:id w:val="-561388438"/>
              <w:tag w:val="goog_rdk_5"/>
            </w:sdtPr>
            <w:sdtContent>
              <w:ins w:author="THÚY PHAN THỊ THANH" w:id="0" w:date="2025-11-07T19:40:24Z"/>
              <w:sdt>
                <w:sdtPr>
                  <w:id w:val="-1275282801"/>
                  <w:tag w:val="goog_rdk_6"/>
                </w:sdtPr>
                <w:sdtContent>
                  <w:ins w:author="THÚY PHAN THỊ THANH" w:id="0" w:date="2025-11-07T19:40:24Z">
                    <w:r w:rsidDel="00000000" w:rsidR="00000000" w:rsidRPr="00000000">
                      <w:rPr>
                        <w:rFonts w:ascii="Roboto" w:cs="Roboto" w:eastAsia="Roboto" w:hAnsi="Roboto"/>
                        <w:color w:val="444746"/>
                        <w:sz w:val="18"/>
                        <w:szCs w:val="18"/>
                        <w:rtl w:val="0"/>
                        <w:rPrChange w:author="THÚY PHAN THỊ THANH" w:id="1" w:date="2025-11-07T19:40:24Z">
                          <w:rPr>
                            <w:b w:val="1"/>
                            <w:sz w:val="48"/>
                            <w:szCs w:val="48"/>
                          </w:rPr>
                        </w:rPrChange>
                      </w:rPr>
                      <w:t xml:space="preserve">16:46 28 thg 7</w:t>
                    </w:r>
                  </w:ins>
                </w:sdtContent>
              </w:sdt>
              <w:ins w:author="THÚY PHAN THỊ THANH" w:id="0" w:date="2025-11-07T19:40:24Z"/>
            </w:sdtContent>
          </w:sdt>
        </w:p>
      </w:sdtContent>
    </w:sdt>
    <w:sdt>
      <w:sdtPr>
        <w:id w:val="1416983692"/>
        <w:tag w:val="goog_rdk_10"/>
      </w:sdtPr>
      <w:sdtContent>
        <w:p w:rsidR="00000000" w:rsidDel="00000000" w:rsidP="00000000" w:rsidRDefault="00000000" w:rsidRPr="00000000" w14:paraId="0000000C">
          <w:pPr>
            <w:shd w:fill="edf2fa" w:val="clear"/>
            <w:spacing w:line="342.85714285714283" w:lineRule="auto"/>
            <w:rPr>
              <w:ins w:author="THÚY PHAN THỊ THANH" w:id="0" w:date="2025-11-07T19:40:24Z"/>
              <w:rFonts w:ascii="Roboto" w:cs="Roboto" w:eastAsia="Roboto" w:hAnsi="Roboto"/>
              <w:b w:val="1"/>
              <w:color w:val="444746"/>
              <w:sz w:val="20"/>
              <w:szCs w:val="20"/>
              <w:rPrChange w:author="THÚY PHAN THỊ THANH" w:id="1" w:date="2025-11-07T19:40:24Z">
                <w:rPr>
                  <w:b w:val="1"/>
                  <w:sz w:val="48"/>
                  <w:szCs w:val="48"/>
                </w:rPr>
              </w:rPrChange>
            </w:rPr>
          </w:pPr>
          <w:sdt>
            <w:sdtPr>
              <w:id w:val="1870946228"/>
              <w:tag w:val="goog_rdk_8"/>
            </w:sdtPr>
            <w:sdtContent>
              <w:ins w:author="THÚY PHAN THỊ THANH" w:id="0" w:date="2025-11-07T19:40:24Z"/>
              <w:sdt>
                <w:sdtPr>
                  <w:id w:val="-509991138"/>
                  <w:tag w:val="goog_rdk_9"/>
                </w:sdtPr>
                <w:sdtContent>
                  <w:ins w:author="THÚY PHAN THỊ THANH" w:id="0" w:date="2025-11-07T19:40:24Z">
                    <w:r w:rsidDel="00000000" w:rsidR="00000000" w:rsidRPr="00000000">
                      <w:rPr>
                        <w:rFonts w:ascii="Roboto" w:cs="Roboto" w:eastAsia="Roboto" w:hAnsi="Roboto"/>
                        <w:b w:val="1"/>
                        <w:color w:val="444746"/>
                        <w:sz w:val="20"/>
                        <w:szCs w:val="20"/>
                        <w:rtl w:val="0"/>
                        <w:rPrChange w:author="THÚY PHAN THỊ THANH" w:id="1" w:date="2025-11-07T19:40:24Z">
                          <w:rPr>
                            <w:b w:val="1"/>
                            <w:sz w:val="48"/>
                            <w:szCs w:val="48"/>
                          </w:rPr>
                        </w:rPrChange>
                      </w:rPr>
                      <w:t xml:space="preserve">Bỏ qua mục đề xuất chính tả</w:t>
                    </w:r>
                  </w:ins>
                </w:sdtContent>
              </w:sdt>
              <w:ins w:author="THÚY PHAN THỊ THANH" w:id="0" w:date="2025-11-07T19:40:24Z"/>
            </w:sdtContent>
          </w:sdt>
        </w:p>
      </w:sdtContent>
    </w:sdt>
    <w:sdt>
      <w:sdtPr>
        <w:id w:val="597121188"/>
        <w:tag w:val="goog_rdk_13"/>
      </w:sdtPr>
      <w:sdtContent>
        <w:p w:rsidR="00000000" w:rsidDel="00000000" w:rsidP="00000000" w:rsidRDefault="00000000" w:rsidRPr="00000000" w14:paraId="0000000D">
          <w:pPr>
            <w:shd w:fill="137333" w:val="clear"/>
            <w:spacing w:after="120" w:before="120" w:line="338.8235294117647" w:lineRule="auto"/>
            <w:rPr>
              <w:ins w:author="THÚY PHAN THỊ THANH" w:id="0" w:date="2025-11-07T19:40:24Z"/>
              <w:rFonts w:ascii="Roboto" w:cs="Roboto" w:eastAsia="Roboto" w:hAnsi="Roboto"/>
              <w:color w:val="ffffff"/>
              <w:sz w:val="17"/>
              <w:szCs w:val="17"/>
              <w:rPrChange w:author="THÚY PHAN THỊ THANH" w:id="1" w:date="2025-11-07T19:40:24Z">
                <w:rPr>
                  <w:b w:val="1"/>
                  <w:sz w:val="48"/>
                  <w:szCs w:val="48"/>
                </w:rPr>
              </w:rPrChange>
            </w:rPr>
          </w:pPr>
          <w:sdt>
            <w:sdtPr>
              <w:id w:val="652055262"/>
              <w:tag w:val="goog_rdk_11"/>
            </w:sdtPr>
            <w:sdtContent>
              <w:ins w:author="THÚY PHAN THỊ THANH" w:id="0" w:date="2025-11-07T19:40:24Z"/>
              <w:sdt>
                <w:sdtPr>
                  <w:id w:val="-588306026"/>
                  <w:tag w:val="goog_rdk_12"/>
                </w:sdtPr>
                <w:sdtContent>
                  <w:ins w:author="THÚY PHAN THỊ THANH" w:id="0" w:date="2025-11-07T19:40:24Z">
                    <w:r w:rsidDel="00000000" w:rsidR="00000000" w:rsidRPr="00000000">
                      <w:rPr>
                        <w:rFonts w:ascii="Roboto" w:cs="Roboto" w:eastAsia="Roboto" w:hAnsi="Roboto"/>
                        <w:color w:val="ffffff"/>
                        <w:sz w:val="17"/>
                        <w:szCs w:val="17"/>
                        <w:rtl w:val="0"/>
                        <w:rPrChange w:author="THÚY PHAN THỊ THANH" w:id="1" w:date="2025-11-07T19:40:24Z">
                          <w:rPr>
                            <w:b w:val="1"/>
                            <w:sz w:val="48"/>
                            <w:szCs w:val="48"/>
                          </w:rPr>
                        </w:rPrChange>
                      </w:rPr>
                      <w:t xml:space="preserve">Bạn đang đề xuất</w:t>
                    </w:r>
                  </w:ins>
                </w:sdtContent>
              </w:sdt>
              <w:ins w:author="THÚY PHAN THỊ THANH" w:id="0" w:date="2025-11-07T19:40:24Z"/>
            </w:sdtContent>
          </w:sdt>
        </w:p>
      </w:sdtContent>
    </w:sdt>
    <w:sdt>
      <w:sdtPr>
        <w:id w:val="-1294060368"/>
        <w:tag w:val="goog_rdk_15"/>
      </w:sdtPr>
      <w:sdtContent>
        <w:p w:rsidR="00000000" w:rsidDel="00000000" w:rsidP="00000000" w:rsidRDefault="00000000" w:rsidRPr="00000000" w14:paraId="0000000E">
          <w:pPr>
            <w:shd w:fill="f4f4f4" w:val="clear"/>
            <w:spacing w:after="120" w:before="460" w:line="360" w:lineRule="auto"/>
            <w:ind w:right="460"/>
            <w:rPr>
              <w:ins w:author="THÚY PHAN THỊ THANH" w:id="0" w:date="2025-11-07T19:40:24Z"/>
              <w:b w:val="1"/>
              <w:sz w:val="48"/>
              <w:szCs w:val="48"/>
            </w:rPr>
          </w:pPr>
          <w:sdt>
            <w:sdtPr>
              <w:id w:val="-257875825"/>
              <w:tag w:val="goog_rdk_14"/>
            </w:sdtPr>
            <w:sdtContent>
              <w:ins w:author="THÚY PHAN THỊ THANH" w:id="0" w:date="2025-11-07T19:40:24Z">
                <w:r w:rsidDel="00000000" w:rsidR="00000000" w:rsidRPr="00000000">
                  <w:rPr>
                    <w:rtl w:val="0"/>
                  </w:rPr>
                </w:r>
              </w:ins>
            </w:sdtContent>
          </w:sdt>
        </w:p>
      </w:sdtContent>
    </w:sdt>
    <w:p w:rsidR="00000000" w:rsidDel="00000000" w:rsidP="00000000" w:rsidRDefault="00000000" w:rsidRPr="00000000" w14:paraId="0000000F">
      <w:pPr>
        <w:spacing w:after="120" w:before="120" w:line="360" w:lineRule="auto"/>
        <w:rPr>
          <w:b w:val="1"/>
          <w:sz w:val="44"/>
          <w:szCs w:val="44"/>
        </w:rPr>
      </w:pPr>
      <w:r w:rsidDel="00000000" w:rsidR="00000000" w:rsidRPr="00000000">
        <w:rPr>
          <w:b w:val="1"/>
          <w:sz w:val="44"/>
          <w:szCs w:val="44"/>
          <w:rtl w:val="0"/>
        </w:rPr>
        <w:t xml:space="preserve">MỤC LỤC</w:t>
      </w:r>
    </w:p>
    <w:p w:rsidR="00000000" w:rsidDel="00000000" w:rsidP="00000000" w:rsidRDefault="00000000" w:rsidRPr="00000000" w14:paraId="00000010">
      <w:pPr>
        <w:spacing w:after="120" w:before="120" w:line="360" w:lineRule="auto"/>
        <w:jc w:val="center"/>
        <w:rPr>
          <w:b w:val="1"/>
          <w:sz w:val="16"/>
          <w:szCs w:val="16"/>
        </w:rPr>
      </w:pPr>
      <w:r w:rsidDel="00000000" w:rsidR="00000000" w:rsidRPr="00000000">
        <w:rPr>
          <w:rtl w:val="0"/>
        </w:rPr>
      </w:r>
    </w:p>
    <w:p w:rsidR="00000000" w:rsidDel="00000000" w:rsidP="00000000" w:rsidRDefault="00000000" w:rsidRPr="00000000" w14:paraId="00000011">
      <w:pPr>
        <w:numPr>
          <w:ilvl w:val="0"/>
          <w:numId w:val="3"/>
        </w:numPr>
        <w:tabs>
          <w:tab w:val="left" w:leader="none" w:pos="360"/>
          <w:tab w:val="right" w:leader="none" w:pos="9720"/>
        </w:tabs>
        <w:spacing w:after="120" w:before="120" w:line="360" w:lineRule="auto"/>
        <w:ind w:left="360" w:hanging="360"/>
        <w:rPr/>
      </w:pPr>
      <w:r w:rsidDel="00000000" w:rsidR="00000000" w:rsidRPr="00000000">
        <w:rPr>
          <w:rtl w:val="0"/>
        </w:rPr>
        <w:t xml:space="preserve">Mục đích, yêu cầu của khóa luận tốt nghiệp </w:t>
        <w:tab/>
        <w:t xml:space="preserve">Trang 3</w:t>
      </w:r>
    </w:p>
    <w:p w:rsidR="00000000" w:rsidDel="00000000" w:rsidP="00000000" w:rsidRDefault="00000000" w:rsidRPr="00000000" w14:paraId="00000012">
      <w:pPr>
        <w:numPr>
          <w:ilvl w:val="0"/>
          <w:numId w:val="3"/>
        </w:numPr>
        <w:tabs>
          <w:tab w:val="left" w:leader="none" w:pos="360"/>
          <w:tab w:val="right" w:leader="none" w:pos="9720"/>
        </w:tabs>
        <w:spacing w:after="120" w:before="120" w:line="360" w:lineRule="auto"/>
        <w:ind w:left="360" w:hanging="360"/>
        <w:rPr/>
      </w:pPr>
      <w:r w:rsidDel="00000000" w:rsidR="00000000" w:rsidRPr="00000000">
        <w:rPr>
          <w:rtl w:val="0"/>
        </w:rPr>
        <w:t xml:space="preserve">Lựa chọn chủ đề</w:t>
        <w:tab/>
        <w:t xml:space="preserve">Trang 4</w:t>
      </w:r>
    </w:p>
    <w:p w:rsidR="00000000" w:rsidDel="00000000" w:rsidP="00000000" w:rsidRDefault="00000000" w:rsidRPr="00000000" w14:paraId="00000013">
      <w:pPr>
        <w:numPr>
          <w:ilvl w:val="0"/>
          <w:numId w:val="3"/>
        </w:numPr>
        <w:tabs>
          <w:tab w:val="left" w:leader="none" w:pos="360"/>
          <w:tab w:val="right" w:leader="none" w:pos="9720"/>
        </w:tabs>
        <w:spacing w:after="120" w:before="120" w:line="360" w:lineRule="auto"/>
        <w:ind w:left="360" w:hanging="360"/>
        <w:rPr/>
      </w:pPr>
      <w:r w:rsidDel="00000000" w:rsidR="00000000" w:rsidRPr="00000000">
        <w:rPr>
          <w:rtl w:val="0"/>
        </w:rPr>
        <w:t xml:space="preserve">Quy trình thực hiện khóa luận tốt nghiệp</w:t>
        <w:tab/>
        <w:t xml:space="preserve">Trang 6</w:t>
      </w:r>
    </w:p>
    <w:p w:rsidR="00000000" w:rsidDel="00000000" w:rsidP="00000000" w:rsidRDefault="00000000" w:rsidRPr="00000000" w14:paraId="00000014">
      <w:pPr>
        <w:numPr>
          <w:ilvl w:val="0"/>
          <w:numId w:val="3"/>
        </w:numPr>
        <w:tabs>
          <w:tab w:val="left" w:leader="none" w:pos="360"/>
          <w:tab w:val="right" w:leader="none" w:pos="9720"/>
        </w:tabs>
        <w:spacing w:after="120" w:before="120" w:line="360" w:lineRule="auto"/>
        <w:ind w:left="360" w:hanging="360"/>
        <w:rPr/>
      </w:pPr>
      <w:r w:rsidDel="00000000" w:rsidR="00000000" w:rsidRPr="00000000">
        <w:rPr>
          <w:rtl w:val="0"/>
        </w:rPr>
        <w:t xml:space="preserve">Kết cấu của khóa luận tốt nghiệp</w:t>
        <w:tab/>
        <w:t xml:space="preserve">Trang 8</w:t>
      </w:r>
    </w:p>
    <w:p w:rsidR="00000000" w:rsidDel="00000000" w:rsidP="00000000" w:rsidRDefault="00000000" w:rsidRPr="00000000" w14:paraId="00000015">
      <w:pPr>
        <w:numPr>
          <w:ilvl w:val="0"/>
          <w:numId w:val="3"/>
        </w:numPr>
        <w:tabs>
          <w:tab w:val="left" w:leader="none" w:pos="360"/>
          <w:tab w:val="right" w:leader="none" w:pos="9720"/>
        </w:tabs>
        <w:spacing w:after="120" w:before="120" w:line="360" w:lineRule="auto"/>
        <w:ind w:left="360" w:hanging="360"/>
        <w:rPr/>
      </w:pPr>
      <w:r w:rsidDel="00000000" w:rsidR="00000000" w:rsidRPr="00000000">
        <w:rPr>
          <w:rtl w:val="0"/>
        </w:rPr>
        <w:t xml:space="preserve">Cách trình bày khóa luận tốt nghiệp</w:t>
        <w:tab/>
        <w:t xml:space="preserve">Trang 9</w:t>
        <w:tab/>
      </w:r>
    </w:p>
    <w:p w:rsidR="00000000" w:rsidDel="00000000" w:rsidP="00000000" w:rsidRDefault="00000000" w:rsidRPr="00000000" w14:paraId="00000016">
      <w:pPr>
        <w:numPr>
          <w:ilvl w:val="0"/>
          <w:numId w:val="3"/>
        </w:numPr>
        <w:tabs>
          <w:tab w:val="left" w:leader="none" w:pos="360"/>
          <w:tab w:val="right" w:leader="none" w:pos="9720"/>
        </w:tabs>
        <w:spacing w:after="120" w:before="120" w:line="360" w:lineRule="auto"/>
        <w:ind w:left="360" w:hanging="360"/>
        <w:rPr/>
      </w:pPr>
      <w:r w:rsidDel="00000000" w:rsidR="00000000" w:rsidRPr="00000000">
        <w:rPr>
          <w:rtl w:val="0"/>
        </w:rPr>
        <w:t xml:space="preserve">Định dạng khóa luận tốt nghiệp</w:t>
        <w:tab/>
        <w:t xml:space="preserve">Trang 10</w:t>
        <w:tab/>
      </w:r>
    </w:p>
    <w:p w:rsidR="00000000" w:rsidDel="00000000" w:rsidP="00000000" w:rsidRDefault="00000000" w:rsidRPr="00000000" w14:paraId="00000017">
      <w:pPr>
        <w:numPr>
          <w:ilvl w:val="0"/>
          <w:numId w:val="3"/>
        </w:numPr>
        <w:tabs>
          <w:tab w:val="left" w:leader="none" w:pos="360"/>
          <w:tab w:val="right" w:leader="none" w:pos="9720"/>
        </w:tabs>
        <w:spacing w:after="120" w:before="120" w:line="360" w:lineRule="auto"/>
        <w:ind w:left="360" w:hanging="360"/>
        <w:rPr/>
      </w:pPr>
      <w:r w:rsidDel="00000000" w:rsidR="00000000" w:rsidRPr="00000000">
        <w:rPr>
          <w:rtl w:val="0"/>
        </w:rPr>
        <w:t xml:space="preserve">Các quy định đối với bảng, biểu, đồ thị, hình vẽ</w:t>
        <w:tab/>
        <w:t xml:space="preserve">Trang 12</w:t>
      </w:r>
    </w:p>
    <w:p w:rsidR="00000000" w:rsidDel="00000000" w:rsidP="00000000" w:rsidRDefault="00000000" w:rsidRPr="00000000" w14:paraId="00000018">
      <w:pPr>
        <w:numPr>
          <w:ilvl w:val="0"/>
          <w:numId w:val="3"/>
        </w:numPr>
        <w:tabs>
          <w:tab w:val="left" w:leader="none" w:pos="360"/>
          <w:tab w:val="right" w:leader="none" w:pos="9720"/>
        </w:tabs>
        <w:spacing w:after="120" w:before="120" w:line="360" w:lineRule="auto"/>
        <w:ind w:left="360" w:hanging="360"/>
        <w:rPr/>
      </w:pPr>
      <w:r w:rsidDel="00000000" w:rsidR="00000000" w:rsidRPr="00000000">
        <w:rPr>
          <w:rtl w:val="0"/>
        </w:rPr>
        <w:t xml:space="preserve">Quy định về cách trích dẫn và ghi tài liệu tham khảo</w:t>
        <w:tab/>
        <w:t xml:space="preserve">Trang 14</w:t>
        <w:tab/>
      </w:r>
    </w:p>
    <w:p w:rsidR="00000000" w:rsidDel="00000000" w:rsidP="00000000" w:rsidRDefault="00000000" w:rsidRPr="00000000" w14:paraId="00000019">
      <w:pPr>
        <w:spacing w:line="360" w:lineRule="auto"/>
        <w:jc w:val="center"/>
        <w:rPr>
          <w:sz w:val="28"/>
          <w:szCs w:val="28"/>
        </w:rPr>
      </w:pPr>
      <w:r w:rsidDel="00000000" w:rsidR="00000000" w:rsidRPr="00000000">
        <w:br w:type="column"/>
      </w:r>
      <w:r w:rsidDel="00000000" w:rsidR="00000000" w:rsidRPr="00000000">
        <w:rPr>
          <w:b w:val="1"/>
          <w:sz w:val="28"/>
          <w:szCs w:val="28"/>
          <w:rtl w:val="0"/>
        </w:rPr>
        <w:t xml:space="preserve">PHẦN 1:</w:t>
      </w:r>
      <w:r w:rsidDel="00000000" w:rsidR="00000000" w:rsidRPr="00000000">
        <w:rPr>
          <w:sz w:val="28"/>
          <w:szCs w:val="28"/>
          <w:rtl w:val="0"/>
        </w:rPr>
        <w:t xml:space="preserve"> </w:t>
      </w:r>
      <w:r w:rsidDel="00000000" w:rsidR="00000000" w:rsidRPr="00000000">
        <w:rPr>
          <w:b w:val="1"/>
          <w:sz w:val="28"/>
          <w:szCs w:val="28"/>
          <w:rtl w:val="0"/>
        </w:rPr>
        <w:t xml:space="preserve">MỤC ĐÍCH, YÊU CẦU CỦA KHÓA LUẬN TỐT NGHIỆP</w:t>
      </w:r>
      <w:r w:rsidDel="00000000" w:rsidR="00000000" w:rsidRPr="00000000">
        <w:rPr>
          <w:sz w:val="28"/>
          <w:szCs w:val="28"/>
          <w:rtl w:val="0"/>
        </w:rPr>
        <w:t xml:space="preserve"> </w:t>
      </w:r>
    </w:p>
    <w:p w:rsidR="00000000" w:rsidDel="00000000" w:rsidP="00000000" w:rsidRDefault="00000000" w:rsidRPr="00000000" w14:paraId="0000001A">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B">
      <w:pPr>
        <w:spacing w:line="276" w:lineRule="auto"/>
        <w:jc w:val="both"/>
        <w:rPr>
          <w:sz w:val="26"/>
          <w:szCs w:val="26"/>
        </w:rPr>
      </w:pPr>
      <w:r w:rsidDel="00000000" w:rsidR="00000000" w:rsidRPr="00000000">
        <w:rPr>
          <w:b w:val="1"/>
          <w:sz w:val="26"/>
          <w:szCs w:val="26"/>
          <w:rtl w:val="0"/>
        </w:rPr>
        <w:t xml:space="preserve">1.1</w:t>
      </w:r>
      <w:r w:rsidDel="00000000" w:rsidR="00000000" w:rsidRPr="00000000">
        <w:rPr>
          <w:sz w:val="26"/>
          <w:szCs w:val="26"/>
          <w:rtl w:val="0"/>
        </w:rPr>
        <w:t xml:space="preserve"> </w:t>
      </w:r>
      <w:r w:rsidDel="00000000" w:rsidR="00000000" w:rsidRPr="00000000">
        <w:rPr>
          <w:b w:val="1"/>
          <w:sz w:val="26"/>
          <w:szCs w:val="26"/>
          <w:rtl w:val="0"/>
        </w:rPr>
        <w:t xml:space="preserve">Mục đích của khóa luận tốt nghiệp:</w:t>
      </w:r>
      <w:r w:rsidDel="00000000" w:rsidR="00000000" w:rsidRPr="00000000">
        <w:rPr>
          <w:rtl w:val="0"/>
        </w:rPr>
      </w:r>
    </w:p>
    <w:p w:rsidR="00000000" w:rsidDel="00000000" w:rsidP="00000000" w:rsidRDefault="00000000" w:rsidRPr="00000000" w14:paraId="0000001C">
      <w:pPr>
        <w:spacing w:line="276" w:lineRule="auto"/>
        <w:jc w:val="both"/>
        <w:rPr>
          <w:sz w:val="26"/>
          <w:szCs w:val="26"/>
        </w:rPr>
      </w:pPr>
      <w:r w:rsidDel="00000000" w:rsidR="00000000" w:rsidRPr="00000000">
        <w:rPr>
          <w:sz w:val="26"/>
          <w:szCs w:val="26"/>
          <w:rtl w:val="0"/>
        </w:rPr>
        <w:t xml:space="preserve">Việc làm khóa luận tốt nghiệp nhằm mục đích giúp sinh viên hình thành ý tưởng về vấn đề nghiên cứu, biết cách tổng hợp và vận dụng lý thuyết để giải quyết vấn đề kinh tế trong thực tế.</w:t>
      </w:r>
    </w:p>
    <w:p w:rsidR="00000000" w:rsidDel="00000000" w:rsidP="00000000" w:rsidRDefault="00000000" w:rsidRPr="00000000" w14:paraId="0000001D">
      <w:pPr>
        <w:spacing w:before="200" w:line="276" w:lineRule="auto"/>
        <w:jc w:val="both"/>
        <w:rPr>
          <w:b w:val="1"/>
          <w:sz w:val="26"/>
          <w:szCs w:val="26"/>
        </w:rPr>
      </w:pPr>
      <w:r w:rsidDel="00000000" w:rsidR="00000000" w:rsidRPr="00000000">
        <w:rPr>
          <w:b w:val="1"/>
          <w:sz w:val="26"/>
          <w:szCs w:val="26"/>
          <w:rtl w:val="0"/>
        </w:rPr>
        <w:t xml:space="preserve">1.2</w:t>
      </w:r>
      <w:r w:rsidDel="00000000" w:rsidR="00000000" w:rsidRPr="00000000">
        <w:rPr>
          <w:sz w:val="26"/>
          <w:szCs w:val="26"/>
          <w:rtl w:val="0"/>
        </w:rPr>
        <w:t xml:space="preserve"> </w:t>
      </w:r>
      <w:r w:rsidDel="00000000" w:rsidR="00000000" w:rsidRPr="00000000">
        <w:rPr>
          <w:b w:val="1"/>
          <w:sz w:val="26"/>
          <w:szCs w:val="26"/>
          <w:rtl w:val="0"/>
        </w:rPr>
        <w:t xml:space="preserve">Yêu cầu của khóa luận tốt nghiệp:</w:t>
      </w:r>
    </w:p>
    <w:p w:rsidR="00000000" w:rsidDel="00000000" w:rsidP="00000000" w:rsidRDefault="00000000" w:rsidRPr="00000000" w14:paraId="0000001E">
      <w:pPr>
        <w:spacing w:line="276" w:lineRule="auto"/>
        <w:jc w:val="both"/>
        <w:rPr>
          <w:sz w:val="26"/>
          <w:szCs w:val="26"/>
        </w:rPr>
      </w:pPr>
      <w:r w:rsidDel="00000000" w:rsidR="00000000" w:rsidRPr="00000000">
        <w:rPr>
          <w:sz w:val="26"/>
          <w:szCs w:val="26"/>
          <w:rtl w:val="0"/>
        </w:rPr>
        <w:t xml:space="preserve">Khóa luận tốt nghiệp phải đảm bảo các yêu cầu cơ bản như sau:</w:t>
      </w:r>
    </w:p>
    <w:p w:rsidR="00000000" w:rsidDel="00000000" w:rsidP="00000000" w:rsidRDefault="00000000" w:rsidRPr="00000000" w14:paraId="0000001F">
      <w:pPr>
        <w:spacing w:line="276" w:lineRule="auto"/>
        <w:jc w:val="both"/>
        <w:rPr>
          <w:sz w:val="26"/>
          <w:szCs w:val="26"/>
        </w:rPr>
      </w:pPr>
      <w:r w:rsidDel="00000000" w:rsidR="00000000" w:rsidRPr="00000000">
        <w:rPr>
          <w:rtl w:val="0"/>
        </w:rPr>
      </w:r>
    </w:p>
    <w:p w:rsidR="00000000" w:rsidDel="00000000" w:rsidP="00000000" w:rsidRDefault="00000000" w:rsidRPr="00000000" w14:paraId="00000020">
      <w:pPr>
        <w:numPr>
          <w:ilvl w:val="2"/>
          <w:numId w:val="1"/>
        </w:numPr>
        <w:spacing w:line="276" w:lineRule="auto"/>
        <w:ind w:left="720" w:hanging="720"/>
        <w:jc w:val="both"/>
        <w:rPr>
          <w:b w:val="1"/>
          <w:sz w:val="26"/>
          <w:szCs w:val="26"/>
        </w:rPr>
      </w:pPr>
      <w:r w:rsidDel="00000000" w:rsidR="00000000" w:rsidRPr="00000000">
        <w:rPr>
          <w:b w:val="1"/>
          <w:sz w:val="26"/>
          <w:szCs w:val="26"/>
          <w:rtl w:val="0"/>
        </w:rPr>
        <w:t xml:space="preserve">Về hình thức</w:t>
      </w:r>
      <w:r w:rsidDel="00000000" w:rsidR="00000000" w:rsidRPr="00000000">
        <w:rPr>
          <w:sz w:val="26"/>
          <w:szCs w:val="26"/>
          <w:rtl w:val="0"/>
        </w:rPr>
        <w:t xml:space="preserve">: theo đúng hướng dẫn trình bày của Viện Đổi mới sáng tạo </w:t>
      </w:r>
      <w:r w:rsidDel="00000000" w:rsidR="00000000" w:rsidRPr="00000000">
        <w:rPr>
          <w:rtl w:val="0"/>
        </w:rPr>
      </w:r>
    </w:p>
    <w:p w:rsidR="00000000" w:rsidDel="00000000" w:rsidP="00000000" w:rsidRDefault="00000000" w:rsidRPr="00000000" w14:paraId="00000021">
      <w:pPr>
        <w:numPr>
          <w:ilvl w:val="2"/>
          <w:numId w:val="1"/>
        </w:numPr>
        <w:spacing w:before="200" w:line="276" w:lineRule="auto"/>
        <w:ind w:left="720" w:hanging="720"/>
        <w:jc w:val="both"/>
        <w:rPr>
          <w:b w:val="1"/>
          <w:sz w:val="26"/>
          <w:szCs w:val="26"/>
        </w:rPr>
      </w:pPr>
      <w:r w:rsidDel="00000000" w:rsidR="00000000" w:rsidRPr="00000000">
        <w:rPr>
          <w:b w:val="1"/>
          <w:sz w:val="26"/>
          <w:szCs w:val="26"/>
          <w:rtl w:val="0"/>
        </w:rPr>
        <w:t xml:space="preserve">Về nội dung:</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mục đích, mục tiêu nghiên cứu rõ ràng, cụ thể.</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định được câu hỏi nghiên cứu</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Nêu được cơ sở lý thuyết và cơ sở thực tiễn (hay các nghiên cứu trước) có liên quan đến vấn đề nghiên cứu.</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các phương pháp nghiên cứu thích hợp để trả lời các câu hỏi nghiên cứu đã đặt ra</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Thảo luận về các kết quả nghiên cứu, so sánh với các kết quả nghiên cứu đã có trước đó và so sánh với tình hình thực tế để rút ra những kết luận chung về vấn đề nghiên cứu, có thể đưa ra những hàm ý chính sách, phương pháp giải quyết vấn đề nghiên cứu dựa theo kết quả nghiên cứu (nếu có).</w:t>
      </w:r>
    </w:p>
    <w:p w:rsidR="00000000" w:rsidDel="00000000" w:rsidP="00000000" w:rsidRDefault="00000000" w:rsidRPr="00000000" w14:paraId="00000027">
      <w:pPr>
        <w:numPr>
          <w:ilvl w:val="2"/>
          <w:numId w:val="1"/>
        </w:numPr>
        <w:pBdr>
          <w:top w:space="0" w:sz="0" w:val="nil"/>
          <w:left w:space="0" w:sz="0" w:val="nil"/>
          <w:bottom w:space="0" w:sz="0" w:val="nil"/>
          <w:right w:space="0" w:sz="0" w:val="nil"/>
          <w:between w:space="0" w:sz="0" w:val="nil"/>
        </w:pBdr>
        <w:spacing w:before="200" w:line="276" w:lineRule="auto"/>
        <w:ind w:left="720" w:hanging="720"/>
        <w:jc w:val="both"/>
        <w:rPr>
          <w:b w:val="1"/>
          <w:sz w:val="26"/>
          <w:szCs w:val="26"/>
        </w:rPr>
      </w:pPr>
      <w:r w:rsidDel="00000000" w:rsidR="00000000" w:rsidRPr="00000000">
        <w:rPr>
          <w:b w:val="1"/>
          <w:sz w:val="26"/>
          <w:szCs w:val="26"/>
          <w:rtl w:val="0"/>
        </w:rPr>
        <w:t xml:space="preserve">Về xác nhận và nhận xét của đơn vị thực tập (khuyến khích):</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hoàn thành khóa luận, sinh viên phải lấy xác nhận của đơn vị thực tập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về tinh thần, thái độ trong thời gian thực tập ở đơn vị và những số liệu của đơn vị thực tập (nếu có sử dụng). (Không cần thiết nhận xét về nội dung đề tài)</w:t>
      </w:r>
      <w:r w:rsidDel="00000000" w:rsidR="00000000" w:rsidRPr="00000000">
        <w:rPr>
          <w:rtl w:val="0"/>
        </w:rPr>
      </w:r>
    </w:p>
    <w:p w:rsidR="00000000" w:rsidDel="00000000" w:rsidP="00000000" w:rsidRDefault="00000000" w:rsidRPr="00000000" w14:paraId="00000029">
      <w:pPr>
        <w:jc w:val="both"/>
        <w:rPr>
          <w:sz w:val="26"/>
          <w:szCs w:val="26"/>
        </w:rPr>
      </w:pPr>
      <w:r w:rsidDel="00000000" w:rsidR="00000000" w:rsidRPr="00000000">
        <w:rPr>
          <w:rtl w:val="0"/>
        </w:rPr>
      </w:r>
    </w:p>
    <w:p w:rsidR="00000000" w:rsidDel="00000000" w:rsidP="00000000" w:rsidRDefault="00000000" w:rsidRPr="00000000" w14:paraId="0000002A">
      <w:pPr>
        <w:numPr>
          <w:ilvl w:val="2"/>
          <w:numId w:val="1"/>
        </w:numPr>
        <w:pBdr>
          <w:top w:space="0" w:sz="0" w:val="nil"/>
          <w:left w:space="0" w:sz="0" w:val="nil"/>
          <w:bottom w:space="0" w:sz="0" w:val="nil"/>
          <w:right w:space="0" w:sz="0" w:val="nil"/>
          <w:between w:space="0" w:sz="0" w:val="nil"/>
        </w:pBdr>
        <w:spacing w:before="200" w:line="276" w:lineRule="auto"/>
        <w:ind w:left="720" w:hanging="720"/>
        <w:jc w:val="both"/>
        <w:rPr>
          <w:b w:val="1"/>
          <w:sz w:val="26"/>
          <w:szCs w:val="26"/>
        </w:rPr>
      </w:pPr>
      <w:r w:rsidDel="00000000" w:rsidR="00000000" w:rsidRPr="00000000">
        <w:rPr>
          <w:b w:val="1"/>
          <w:sz w:val="26"/>
          <w:szCs w:val="26"/>
          <w:rtl w:val="0"/>
        </w:rPr>
        <w:t xml:space="preserve">Về vấn đề đạo văn</w:t>
      </w:r>
      <w:r w:rsidDel="00000000" w:rsidR="00000000" w:rsidRPr="00000000">
        <w:rPr>
          <w:sz w:val="26"/>
          <w:szCs w:val="26"/>
          <w:rtl w:val="0"/>
        </w:rPr>
        <w:t xml:space="preserve">: </w:t>
      </w:r>
      <w:r w:rsidDel="00000000" w:rsidR="00000000" w:rsidRPr="00000000">
        <w:rPr>
          <w:b w:val="1"/>
          <w:sz w:val="26"/>
          <w:szCs w:val="26"/>
          <w:u w:val="single"/>
          <w:rtl w:val="0"/>
        </w:rPr>
        <w:t xml:space="preserve">NGHIÊM CẤM</w:t>
      </w:r>
      <w:r w:rsidDel="00000000" w:rsidR="00000000" w:rsidRPr="00000000">
        <w:rPr>
          <w:sz w:val="26"/>
          <w:szCs w:val="26"/>
          <w:rtl w:val="0"/>
        </w:rPr>
        <w:t xml:space="preserve"> sinh viên sao chép bài của người khác dưới bất kỳ hình thức nào mà không có ghi chú trích dẫn rõ ràng. Trong khi viết bài, sinh viên có thể tham khảo tài liệu từ nhiều nguồn tài liệu khác nhau, tuy nhiên sinh viên cần phải có trích dẫn đầy đủ về tên tác giả, tên tài liệu tham khảo… theo quy định về mặt học thuật (xem mục 10 tài liệu này). Ngoài ra, các số liệu được sử dụng trong khóa luận tốt nghiệp phải có nguồn rõ ràng.  </w:t>
      </w:r>
      <w:r w:rsidDel="00000000" w:rsidR="00000000" w:rsidRPr="00000000">
        <w:rPr>
          <w:b w:val="1"/>
          <w:i w:val="1"/>
          <w:sz w:val="26"/>
          <w:szCs w:val="26"/>
          <w:rtl w:val="0"/>
        </w:rPr>
        <w:t xml:space="preserve">Trong trường hợp phát hiện sinh viên đạo văn, khóa luận tốt nghiệp của sinh viên đương nhiên bị điểm KHÔNG (0).</w:t>
      </w:r>
      <w:r w:rsidDel="00000000" w:rsidR="00000000" w:rsidRPr="00000000">
        <w:rPr>
          <w:rtl w:val="0"/>
        </w:rPr>
      </w:r>
    </w:p>
    <w:p w:rsidR="00000000" w:rsidDel="00000000" w:rsidP="00000000" w:rsidRDefault="00000000" w:rsidRPr="00000000" w14:paraId="0000002B">
      <w:pPr>
        <w:spacing w:line="360" w:lineRule="auto"/>
        <w:ind w:left="360" w:firstLine="0"/>
        <w:jc w:val="center"/>
        <w:rPr>
          <w:b w:val="1"/>
          <w:sz w:val="28"/>
          <w:szCs w:val="28"/>
        </w:rPr>
      </w:pPr>
      <w:r w:rsidDel="00000000" w:rsidR="00000000" w:rsidRPr="00000000">
        <w:rPr>
          <w:rtl w:val="0"/>
        </w:rPr>
      </w:r>
    </w:p>
    <w:p w:rsidR="00000000" w:rsidDel="00000000" w:rsidP="00000000" w:rsidRDefault="00000000" w:rsidRPr="00000000" w14:paraId="0000002C">
      <w:pPr>
        <w:pageBreakBefore w:val="1"/>
        <w:spacing w:line="360" w:lineRule="auto"/>
        <w:ind w:left="360" w:firstLine="0"/>
        <w:jc w:val="center"/>
        <w:rPr>
          <w:b w:val="1"/>
          <w:sz w:val="28"/>
          <w:szCs w:val="28"/>
        </w:rPr>
      </w:pPr>
      <w:r w:rsidDel="00000000" w:rsidR="00000000" w:rsidRPr="00000000">
        <w:rPr>
          <w:b w:val="1"/>
          <w:sz w:val="28"/>
          <w:szCs w:val="28"/>
          <w:rtl w:val="0"/>
        </w:rPr>
        <w:t xml:space="preserve">PHẦN 2: LỰA CHỌN CHỦ ĐỀ</w:t>
      </w:r>
    </w:p>
    <w:p w:rsidR="00000000" w:rsidDel="00000000" w:rsidP="00000000" w:rsidRDefault="00000000" w:rsidRPr="00000000" w14:paraId="0000002D">
      <w:pPr>
        <w:spacing w:line="360" w:lineRule="auto"/>
        <w:jc w:val="both"/>
        <w:rPr>
          <w:i w:val="1"/>
          <w:sz w:val="26"/>
          <w:szCs w:val="26"/>
        </w:rPr>
      </w:pPr>
      <w:r w:rsidDel="00000000" w:rsidR="00000000" w:rsidRPr="00000000">
        <w:rPr>
          <w:rtl w:val="0"/>
        </w:rPr>
      </w:r>
    </w:p>
    <w:p w:rsidR="00000000" w:rsidDel="00000000" w:rsidP="00000000" w:rsidRDefault="00000000" w:rsidRPr="00000000" w14:paraId="0000002E">
      <w:pPr>
        <w:jc w:val="both"/>
        <w:rPr>
          <w:i w:val="1"/>
          <w:sz w:val="26"/>
          <w:szCs w:val="26"/>
        </w:rPr>
      </w:pPr>
      <w:r w:rsidDel="00000000" w:rsidR="00000000" w:rsidRPr="00000000">
        <w:rPr>
          <w:i w:val="1"/>
          <w:sz w:val="26"/>
          <w:szCs w:val="26"/>
          <w:rtl w:val="0"/>
        </w:rPr>
        <w:t xml:space="preserve">Tùy theo năng lực, sở thích của cá nhân, nguồn số liệu có thể thu thập, mỗi sinh viên có thể lựa chọn đề tài có liên quan đến đơn vị thực tập (nếu đi thực tập tại các đơn vị) hoặc thực hiện các đề tài nghiên cứu tự do. </w:t>
      </w:r>
    </w:p>
    <w:p w:rsidR="00000000" w:rsidDel="00000000" w:rsidP="00000000" w:rsidRDefault="00000000" w:rsidRPr="00000000" w14:paraId="0000002F">
      <w:pPr>
        <w:spacing w:line="360" w:lineRule="auto"/>
        <w:jc w:val="both"/>
        <w:rPr>
          <w:i w:val="1"/>
          <w:sz w:val="26"/>
          <w:szCs w:val="26"/>
        </w:rPr>
      </w:pPr>
      <w:r w:rsidDel="00000000" w:rsidR="00000000" w:rsidRPr="00000000">
        <w:rPr>
          <w:rtl w:val="0"/>
        </w:rPr>
      </w:r>
    </w:p>
    <w:p w:rsidR="00000000" w:rsidDel="00000000" w:rsidP="00000000" w:rsidRDefault="00000000" w:rsidRPr="00000000" w14:paraId="00000030">
      <w:pPr>
        <w:spacing w:line="360" w:lineRule="auto"/>
        <w:rPr>
          <w:b w:val="1"/>
          <w:sz w:val="26"/>
          <w:szCs w:val="26"/>
        </w:rPr>
      </w:pPr>
      <w:r w:rsidDel="00000000" w:rsidR="00000000" w:rsidRPr="00000000">
        <w:rPr>
          <w:b w:val="1"/>
          <w:sz w:val="26"/>
          <w:szCs w:val="26"/>
          <w:rtl w:val="0"/>
        </w:rPr>
        <w:t xml:space="preserve">Một số chủ đề gợi ý (tham khảo)</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Khả năng phục hồi trong tương lai (A Future resilience through smart education, smart living, urban living, sustainability); </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Ứng dụng công nghệ trong kinh tế, kinh doanh (Applied Technology for Longevity of Business Life: Technology Innovation, Open Innovation, Startup); </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Vai trò của hệ thống công nghệ thông tin đối với đổi mới sáng tạo.</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Vai trò của nghiên cứu và phát triển (R&amp;D) đối với đổi mới sáng tạo.</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Vai trò của việc tạo ra kiến thức trong cải tiến doanh nghiệp.</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Vai trò của việc lan tỏa kiến thức trong cải tiến doanh nghiệp.</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Đổi mới sáng tạo trong bối cảnh bất ổn toàn cầu (VUCA) theo sau đại dịch Covid-19.</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Đổi mới sáng tạo trong thời đại số 4.0.</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Đổi mới sáng tạo trong nâng cao năng lực cạnh tranh của chính quyền địa phương.</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Vai trò của công nghệ và đổi mới sáng tạo trong lĩnh vực nông nghiệp.</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Vai trò của công nghệ và đổi mới sáng tạo trong lĩnh vực y tế.</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Vai trò của công nghệ và đổi mới sáng tạo trong lĩnh vực giáo dục.</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Đổi mới, chuẩn hóa, cải tiến và tối ưu quy trình làm việc: Case study ở tổ chức, doanh nghiệp hoặc công ty khởi nghiệp.</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Đổi mới, chuẩn hóa, cải tiến và tối ưu quy trình chăm sóc khách hàng: Case study ở một công ty dịch vụ.</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Đánh giá thực trạng của doanh nghiệp trong việc xây dựng môi trường làm việc đổi mới sáng tạo: Case study ở một tổ chức, doanh nghiệp hoặc công ty khởi nghiệp.</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Đánh giá và đề xuất xây dựng văn hóa đổi mới sáng tạo: Case study ở tổ chức, doanh nghiệp hoặc công ty khởi nghiệp.</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⁠Đề xuất giải pháp thúc đẩy đổi mới sáng tạo, gắn với chiến lược phát triển bền vững của doanh nghiệp.</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Đề xuất ứng dụng công nghệ mới (trí tuệ nhân tạo, tương tác người máy, blockchain...) vào phát triển sản phẩm, dịch vụ mới: Case study ở một tổ chức, doanh nghiệp hoặc công ty khởi nghiệp.</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Đề xuất ứng dụng Tư duy thiết kế (Design Thinking) trong việc tối ưu quy trình vận và quản lý công việc: Case study ở một tổ chức, doanh nghiệp hoặc công ty khởi nghiệp.</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Đánh giá và đề xuất chiến lược đổi mới sáng tạo: Case study ở một tổ chức, doanh nghiệp, và công ty khởi nghiệp.</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Đánh giá mô hình kinh doanh và đề xuất đổi mới mô hình kinh doanh (Business model innovation). Case study ở một công ty khởi nghiệp.</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Đánh giá thực trạng hoạt động và đề xuất giải pháp thúc đẩy hoạt động ươm tạo khởi nghiệp đổi mới sáng tạo. Case study ở một Vườn ươm khởi nghiệp hoặc trung tâm tăng tốc khởi nghiệp.</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Phân tích ảnh hưởng của các yếu tố lên đầu tư vào Đổi mới sáng tạo của doanh nghiệp.</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Xu hướng mua sắm hiện nay của người tiêu dùng trên các nền tảng thương mại điện tử.</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Các yếu tố ảnh hưởng đến việc sử dụng các công nghệ bền vững.</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pacing w:after="200" w:before="120" w:lineRule="auto"/>
        <w:ind w:left="360" w:hanging="360"/>
        <w:jc w:val="both"/>
        <w:rPr>
          <w:sz w:val="26"/>
          <w:szCs w:val="26"/>
        </w:rPr>
      </w:pPr>
      <w:r w:rsidDel="00000000" w:rsidR="00000000" w:rsidRPr="00000000">
        <w:rPr>
          <w:sz w:val="26"/>
          <w:szCs w:val="26"/>
          <w:rtl w:val="0"/>
        </w:rPr>
        <w:t xml:space="preserve">Ảnh hưởng của chuyển đổi số đến hiệu quả hoạt động doanh nghiệp.</w:t>
      </w:r>
    </w:p>
    <w:p w:rsidR="00000000" w:rsidDel="00000000" w:rsidP="00000000" w:rsidRDefault="00000000" w:rsidRPr="00000000" w14:paraId="0000004B">
      <w:pPr>
        <w:pBdr>
          <w:top w:space="0" w:sz="0" w:val="nil"/>
          <w:left w:space="0" w:sz="0" w:val="nil"/>
          <w:bottom w:space="0" w:sz="0" w:val="nil"/>
          <w:right w:space="0" w:sz="0" w:val="nil"/>
          <w:between w:space="0" w:sz="0" w:val="nil"/>
        </w:pBdr>
        <w:jc w:val="both"/>
        <w:rPr>
          <w:sz w:val="26"/>
          <w:szCs w:val="26"/>
        </w:rPr>
      </w:pPr>
      <w:r w:rsidDel="00000000" w:rsidR="00000000" w:rsidRPr="00000000">
        <w:rPr>
          <w:rtl w:val="0"/>
        </w:rPr>
      </w:r>
    </w:p>
    <w:p w:rsidR="00000000" w:rsidDel="00000000" w:rsidP="00000000" w:rsidRDefault="00000000" w:rsidRPr="00000000" w14:paraId="0000004C">
      <w:pPr>
        <w:ind w:left="720" w:firstLine="0"/>
        <w:jc w:val="both"/>
        <w:rPr>
          <w:sz w:val="26"/>
          <w:szCs w:val="26"/>
        </w:rPr>
      </w:pPr>
      <w:r w:rsidDel="00000000" w:rsidR="00000000" w:rsidRPr="00000000">
        <w:rPr>
          <w:rtl w:val="0"/>
        </w:rPr>
      </w:r>
    </w:p>
    <w:p w:rsidR="00000000" w:rsidDel="00000000" w:rsidP="00000000" w:rsidRDefault="00000000" w:rsidRPr="00000000" w14:paraId="0000004D">
      <w:pPr>
        <w:pageBreakBefore w:val="1"/>
        <w:spacing w:line="360" w:lineRule="auto"/>
        <w:ind w:left="720" w:firstLine="0"/>
        <w:jc w:val="both"/>
        <w:rPr>
          <w:b w:val="1"/>
          <w:sz w:val="28"/>
          <w:szCs w:val="28"/>
        </w:rPr>
      </w:pPr>
      <w:r w:rsidDel="00000000" w:rsidR="00000000" w:rsidRPr="00000000">
        <w:rPr>
          <w:b w:val="1"/>
          <w:sz w:val="28"/>
          <w:szCs w:val="28"/>
          <w:rtl w:val="0"/>
        </w:rPr>
        <w:t xml:space="preserve">PHẦN 3: QUY TRÌNH THỰC HIỆN KHÓA LUẬN TỐT NGHIỆP</w:t>
      </w:r>
    </w:p>
    <w:p w:rsidR="00000000" w:rsidDel="00000000" w:rsidP="00000000" w:rsidRDefault="00000000" w:rsidRPr="00000000" w14:paraId="0000004E">
      <w:pPr>
        <w:spacing w:line="360" w:lineRule="auto"/>
        <w:ind w:left="720" w:firstLine="0"/>
        <w:jc w:val="both"/>
        <w:rPr>
          <w:b w:val="1"/>
          <w:sz w:val="28"/>
          <w:szCs w:val="28"/>
        </w:rPr>
      </w:pPr>
      <w:r w:rsidDel="00000000" w:rsidR="00000000" w:rsidRPr="00000000">
        <w:rPr>
          <w:rtl w:val="0"/>
        </w:rPr>
      </w:r>
    </w:p>
    <w:p w:rsidR="00000000" w:rsidDel="00000000" w:rsidP="00000000" w:rsidRDefault="00000000" w:rsidRPr="00000000" w14:paraId="0000004F">
      <w:pPr>
        <w:spacing w:line="360" w:lineRule="auto"/>
        <w:rPr>
          <w:sz w:val="26"/>
          <w:szCs w:val="26"/>
        </w:rPr>
      </w:pPr>
      <w:r w:rsidDel="00000000" w:rsidR="00000000" w:rsidRPr="00000000">
        <w:rPr>
          <w:sz w:val="26"/>
          <w:szCs w:val="26"/>
          <w:rtl w:val="0"/>
        </w:rPr>
        <w:t xml:space="preserve">Quy trình viết khóa luận tốt nghiệp được thực hiện qua các bước như sau:</w:t>
      </w:r>
    </w:p>
    <w:p w:rsidR="00000000" w:rsidDel="00000000" w:rsidP="00000000" w:rsidRDefault="00000000" w:rsidRPr="00000000" w14:paraId="00000050">
      <w:pPr>
        <w:tabs>
          <w:tab w:val="left" w:leader="none" w:pos="180"/>
        </w:tabs>
        <w:spacing w:line="360" w:lineRule="auto"/>
        <w:jc w:val="both"/>
        <w:rPr>
          <w:sz w:val="26"/>
          <w:szCs w:val="26"/>
        </w:rPr>
      </w:pPr>
      <w:r w:rsidDel="00000000" w:rsidR="00000000" w:rsidRPr="00000000">
        <w:rPr>
          <w:sz w:val="26"/>
          <w:szCs w:val="26"/>
        </w:rPr>
        <mc:AlternateContent>
          <mc:Choice Requires="wpg">
            <w:drawing>
              <wp:inline distB="0" distT="0" distL="114300" distR="114300">
                <wp:extent cx="6362700" cy="5916295"/>
                <wp:effectExtent b="0" l="0" r="0" t="0"/>
                <wp:docPr id="20" name=""/>
                <a:graphic>
                  <a:graphicData uri="http://schemas.microsoft.com/office/word/2010/wordprocessingGroup">
                    <wpg:wgp>
                      <wpg:cNvGrpSpPr/>
                      <wpg:grpSpPr>
                        <a:xfrm>
                          <a:off x="2164650" y="821850"/>
                          <a:ext cx="6362700" cy="5916295"/>
                          <a:chOff x="2164650" y="821850"/>
                          <a:chExt cx="6362700" cy="5916300"/>
                        </a:xfrm>
                      </wpg:grpSpPr>
                      <wpg:grpSp>
                        <wpg:cNvGrpSpPr/>
                        <wpg:grpSpPr>
                          <a:xfrm>
                            <a:off x="2164650" y="821853"/>
                            <a:ext cx="6362700" cy="5916295"/>
                            <a:chOff x="2164650" y="821850"/>
                            <a:chExt cx="6362700" cy="5916300"/>
                          </a:xfrm>
                        </wpg:grpSpPr>
                        <wps:wsp>
                          <wps:cNvSpPr/>
                          <wps:cNvPr id="3" name="Shape 3"/>
                          <wps:spPr>
                            <a:xfrm>
                              <a:off x="2164650" y="821850"/>
                              <a:ext cx="6362700" cy="591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64650" y="821853"/>
                              <a:ext cx="6362700" cy="5916275"/>
                              <a:chOff x="0" y="0"/>
                              <a:chExt cx="6362700" cy="5916275"/>
                            </a:xfrm>
                          </wpg:grpSpPr>
                          <wps:wsp>
                            <wps:cNvSpPr/>
                            <wps:cNvPr id="5" name="Shape 5"/>
                            <wps:spPr>
                              <a:xfrm>
                                <a:off x="0" y="0"/>
                                <a:ext cx="6362700" cy="591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7800" y="86601"/>
                                <a:ext cx="1656100" cy="797612"/>
                              </a:xfrm>
                              <a:custGeom>
                                <a:rect b="b" l="l" r="r" t="t"/>
                                <a:pathLst>
                                  <a:path extrusionOk="0" h="797612" w="1656100">
                                    <a:moveTo>
                                      <a:pt x="0" y="0"/>
                                    </a:moveTo>
                                    <a:lnTo>
                                      <a:pt x="0" y="797612"/>
                                    </a:lnTo>
                                    <a:lnTo>
                                      <a:pt x="1656100" y="797612"/>
                                    </a:lnTo>
                                    <a:lnTo>
                                      <a:pt x="1656100" y="0"/>
                                    </a:lnTo>
                                    <a:close/>
                                  </a:path>
                                </a:pathLst>
                              </a:custGeom>
                              <a:solidFill>
                                <a:srgbClr val="FFFFFF"/>
                              </a:solidFill>
                              <a:ln cap="flat" cmpd="sng" w="2857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Bước 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Chọn chủ đề (hoặc paper tham khảo chính)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38100" lIns="88900" spcFirstLastPara="1" rIns="88900" wrap="square" tIns="38100">
                              <a:noAutofit/>
                            </wps:bodyPr>
                          </wps:wsp>
                          <wps:wsp>
                            <wps:cNvSpPr/>
                            <wps:cNvPr id="7" name="Shape 7"/>
                            <wps:spPr>
                              <a:xfrm>
                                <a:off x="1689900" y="394606"/>
                                <a:ext cx="615100" cy="800"/>
                              </a:xfrm>
                              <a:custGeom>
                                <a:rect b="b" l="l" r="r" t="t"/>
                                <a:pathLst>
                                  <a:path extrusionOk="0" h="800" w="615100">
                                    <a:moveTo>
                                      <a:pt x="0" y="0"/>
                                    </a:moveTo>
                                    <a:lnTo>
                                      <a:pt x="615100" y="80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8" name="Shape 8"/>
                            <wps:spPr>
                              <a:xfrm>
                                <a:off x="2380900" y="86601"/>
                                <a:ext cx="1591700" cy="797612"/>
                              </a:xfrm>
                              <a:custGeom>
                                <a:rect b="b" l="l" r="r" t="t"/>
                                <a:pathLst>
                                  <a:path extrusionOk="0" h="797612" w="1591700">
                                    <a:moveTo>
                                      <a:pt x="0" y="0"/>
                                    </a:moveTo>
                                    <a:lnTo>
                                      <a:pt x="0" y="797612"/>
                                    </a:lnTo>
                                    <a:lnTo>
                                      <a:pt x="1591700" y="797612"/>
                                    </a:lnTo>
                                    <a:lnTo>
                                      <a:pt x="1591700" y="0"/>
                                    </a:lnTo>
                                    <a:close/>
                                  </a:path>
                                </a:pathLst>
                              </a:custGeom>
                              <a:solidFill>
                                <a:srgbClr val="FFFFFF"/>
                              </a:solidFill>
                              <a:ln cap="flat" cmpd="sng" w="2857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Bước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Lập đề cương sơ bộ</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(trình bày sơ lược vấn đề nghiên cứu)</w:t>
                                  </w:r>
                                </w:p>
                              </w:txbxContent>
                            </wps:txbx>
                            <wps:bodyPr anchorCtr="0" anchor="t" bIns="38100" lIns="88900" spcFirstLastPara="1" rIns="88900" wrap="square" tIns="38100">
                              <a:noAutofit/>
                            </wps:bodyPr>
                          </wps:wsp>
                          <wps:wsp>
                            <wps:cNvSpPr/>
                            <wps:cNvPr id="9" name="Shape 9"/>
                            <wps:spPr>
                              <a:xfrm>
                                <a:off x="2444500" y="1249920"/>
                                <a:ext cx="1419100" cy="449107"/>
                              </a:xfrm>
                              <a:custGeom>
                                <a:rect b="b" l="l" r="r" t="t"/>
                                <a:pathLst>
                                  <a:path extrusionOk="0" h="449107" w="1419100">
                                    <a:moveTo>
                                      <a:pt x="0" y="0"/>
                                    </a:moveTo>
                                    <a:lnTo>
                                      <a:pt x="0" y="449107"/>
                                    </a:lnTo>
                                    <a:lnTo>
                                      <a:pt x="1419100" y="449107"/>
                                    </a:lnTo>
                                    <a:lnTo>
                                      <a:pt x="1419100" y="0"/>
                                    </a:lnTo>
                                    <a:close/>
                                  </a:path>
                                </a:pathLst>
                              </a:custGeom>
                              <a:solidFill>
                                <a:srgbClr val="FFFFFF"/>
                              </a:solidFill>
                              <a:ln cap="flat" cmpd="sng" w="12700">
                                <a:solidFill>
                                  <a:srgbClr val="548DD4"/>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GVHD chấp nhận đề cương sơ bộ</w:t>
                                  </w:r>
                                </w:p>
                              </w:txbxContent>
                            </wps:txbx>
                            <wps:bodyPr anchorCtr="0" anchor="t" bIns="38100" lIns="88900" spcFirstLastPara="1" rIns="88900" wrap="square" tIns="38100">
                              <a:noAutofit/>
                            </wps:bodyPr>
                          </wps:wsp>
                          <wps:wsp>
                            <wps:cNvSpPr/>
                            <wps:cNvPr id="10" name="Shape 10"/>
                            <wps:spPr>
                              <a:xfrm>
                                <a:off x="3140400" y="1699027"/>
                                <a:ext cx="5800" cy="220503"/>
                              </a:xfrm>
                              <a:custGeom>
                                <a:rect b="b" l="l" r="r" t="t"/>
                                <a:pathLst>
                                  <a:path extrusionOk="0" h="220503" w="5800">
                                    <a:moveTo>
                                      <a:pt x="0" y="0"/>
                                    </a:moveTo>
                                    <a:lnTo>
                                      <a:pt x="5800" y="220503"/>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1" name="Shape 11"/>
                            <wps:spPr>
                              <a:xfrm>
                                <a:off x="2217400" y="1919530"/>
                                <a:ext cx="1810500" cy="499508"/>
                              </a:xfrm>
                              <a:custGeom>
                                <a:rect b="b" l="l" r="r" t="t"/>
                                <a:pathLst>
                                  <a:path extrusionOk="0" h="499508" w="1810500">
                                    <a:moveTo>
                                      <a:pt x="0" y="0"/>
                                    </a:moveTo>
                                    <a:lnTo>
                                      <a:pt x="0" y="499508"/>
                                    </a:lnTo>
                                    <a:lnTo>
                                      <a:pt x="1810500" y="499508"/>
                                    </a:lnTo>
                                    <a:lnTo>
                                      <a:pt x="1810500" y="0"/>
                                    </a:lnTo>
                                    <a:close/>
                                  </a:path>
                                </a:pathLst>
                              </a:custGeom>
                              <a:solidFill>
                                <a:srgbClr val="FFFFFF"/>
                              </a:solidFill>
                              <a:ln cap="flat" cmpd="sng" w="254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Bước 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Viết bản thảo (lần 1)</w:t>
                                  </w:r>
                                </w:p>
                              </w:txbxContent>
                            </wps:txbx>
                            <wps:bodyPr anchorCtr="0" anchor="t" bIns="38100" lIns="88900" spcFirstLastPara="1" rIns="88900" wrap="square" tIns="38100">
                              <a:noAutofit/>
                            </wps:bodyPr>
                          </wps:wsp>
                          <wps:wsp>
                            <wps:cNvSpPr/>
                            <wps:cNvPr id="12" name="Shape 12"/>
                            <wps:spPr>
                              <a:xfrm flipH="1">
                                <a:off x="3137100" y="2419038"/>
                                <a:ext cx="4200" cy="346705"/>
                              </a:xfrm>
                              <a:custGeom>
                                <a:rect b="b" l="l" r="r" t="t"/>
                                <a:pathLst>
                                  <a:path extrusionOk="0" h="346705" w="4200">
                                    <a:moveTo>
                                      <a:pt x="0" y="0"/>
                                    </a:moveTo>
                                    <a:lnTo>
                                      <a:pt x="4200" y="34670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3" name="Shape 13"/>
                            <wps:spPr>
                              <a:xfrm>
                                <a:off x="3142100" y="4162766"/>
                                <a:ext cx="799" cy="194003"/>
                              </a:xfrm>
                              <a:custGeom>
                                <a:rect b="b" l="l" r="r" t="t"/>
                                <a:pathLst>
                                  <a:path extrusionOk="0" h="194003" w="799">
                                    <a:moveTo>
                                      <a:pt x="0" y="0"/>
                                    </a:moveTo>
                                    <a:lnTo>
                                      <a:pt x="799" y="194003"/>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141300" y="3215751"/>
                                <a:ext cx="799" cy="459907"/>
                              </a:xfrm>
                              <a:custGeom>
                                <a:rect b="b" l="l" r="r" t="t"/>
                                <a:pathLst>
                                  <a:path extrusionOk="0" h="459907" w="799">
                                    <a:moveTo>
                                      <a:pt x="0" y="0"/>
                                    </a:moveTo>
                                    <a:lnTo>
                                      <a:pt x="799" y="459907"/>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5" name="Shape 15"/>
                            <wps:spPr>
                              <a:xfrm>
                                <a:off x="1829400" y="3675559"/>
                                <a:ext cx="2647600" cy="487207"/>
                              </a:xfrm>
                              <a:custGeom>
                                <a:rect b="b" l="l" r="r" t="t"/>
                                <a:pathLst>
                                  <a:path extrusionOk="0" h="487207" w="2647600">
                                    <a:moveTo>
                                      <a:pt x="0" y="0"/>
                                    </a:moveTo>
                                    <a:lnTo>
                                      <a:pt x="0" y="487207"/>
                                    </a:lnTo>
                                    <a:lnTo>
                                      <a:pt x="2647600" y="487207"/>
                                    </a:lnTo>
                                    <a:lnTo>
                                      <a:pt x="2647600" y="0"/>
                                    </a:lnTo>
                                    <a:close/>
                                  </a:path>
                                </a:pathLst>
                              </a:custGeom>
                              <a:solidFill>
                                <a:srgbClr val="FFFFFF"/>
                              </a:solidFill>
                              <a:ln cap="flat" cmpd="sng" w="2857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Bước 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Viết bản thảo (lần 2)</w:t>
                                  </w:r>
                                </w:p>
                              </w:txbxContent>
                            </wps:txbx>
                            <wps:bodyPr anchorCtr="0" anchor="t" bIns="38100" lIns="88900" spcFirstLastPara="1" rIns="88900" wrap="square" tIns="38100">
                              <a:noAutofit/>
                            </wps:bodyPr>
                          </wps:wsp>
                          <wps:wsp>
                            <wps:cNvSpPr/>
                            <wps:cNvPr id="16" name="Shape 16"/>
                            <wps:spPr>
                              <a:xfrm>
                                <a:off x="1829400" y="5141882"/>
                                <a:ext cx="2724400" cy="622509"/>
                              </a:xfrm>
                              <a:custGeom>
                                <a:rect b="b" l="l" r="r" t="t"/>
                                <a:pathLst>
                                  <a:path extrusionOk="0" h="622509" w="2724400">
                                    <a:moveTo>
                                      <a:pt x="0" y="0"/>
                                    </a:moveTo>
                                    <a:lnTo>
                                      <a:pt x="0" y="622509"/>
                                    </a:lnTo>
                                    <a:lnTo>
                                      <a:pt x="2724400" y="622509"/>
                                    </a:lnTo>
                                    <a:lnTo>
                                      <a:pt x="2724400" y="0"/>
                                    </a:lnTo>
                                    <a:close/>
                                  </a:path>
                                </a:pathLst>
                              </a:custGeom>
                              <a:solidFill>
                                <a:srgbClr val="FFFFFF"/>
                              </a:solidFill>
                              <a:ln cap="flat" cmpd="sng" w="2857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Bước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Hoàn chỉnh và nộp chuyên đề tốt nghiệp</w:t>
                                  </w:r>
                                </w:p>
                              </w:txbxContent>
                            </wps:txbx>
                            <wps:bodyPr anchorCtr="0" anchor="t" bIns="38100" lIns="88900" spcFirstLastPara="1" rIns="88900" wrap="square" tIns="38100">
                              <a:noAutofit/>
                            </wps:bodyPr>
                          </wps:wsp>
                          <wps:wsp>
                            <wps:cNvSpPr/>
                            <wps:cNvPr id="17" name="Shape 17"/>
                            <wps:spPr>
                              <a:xfrm>
                                <a:off x="2443600" y="2765744"/>
                                <a:ext cx="1419200" cy="450007"/>
                              </a:xfrm>
                              <a:custGeom>
                                <a:rect b="b" l="l" r="r" t="t"/>
                                <a:pathLst>
                                  <a:path extrusionOk="0" h="450007" w="1419200">
                                    <a:moveTo>
                                      <a:pt x="0" y="0"/>
                                    </a:moveTo>
                                    <a:lnTo>
                                      <a:pt x="0" y="450007"/>
                                    </a:lnTo>
                                    <a:lnTo>
                                      <a:pt x="1419200" y="450007"/>
                                    </a:lnTo>
                                    <a:lnTo>
                                      <a:pt x="1419200" y="0"/>
                                    </a:lnTo>
                                    <a:close/>
                                  </a:path>
                                </a:pathLst>
                              </a:custGeom>
                              <a:solidFill>
                                <a:srgbClr val="FFFFFF"/>
                              </a:solidFill>
                              <a:ln cap="flat" cmpd="sng" w="12700">
                                <a:solidFill>
                                  <a:srgbClr val="548DD4"/>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GVHD nhận xét và yêu cầu chỉnh sửa</w:t>
                                  </w:r>
                                </w:p>
                              </w:txbxContent>
                            </wps:txbx>
                            <wps:bodyPr anchorCtr="0" anchor="t" bIns="38100" lIns="88900" spcFirstLastPara="1" rIns="88900" wrap="square" tIns="38100">
                              <a:noAutofit/>
                            </wps:bodyPr>
                          </wps:wsp>
                          <wps:wsp>
                            <wps:cNvSpPr/>
                            <wps:cNvPr id="18" name="Shape 18"/>
                            <wps:spPr>
                              <a:xfrm>
                                <a:off x="2444500" y="4356769"/>
                                <a:ext cx="1418300" cy="450807"/>
                              </a:xfrm>
                              <a:custGeom>
                                <a:rect b="b" l="l" r="r" t="t"/>
                                <a:pathLst>
                                  <a:path extrusionOk="0" h="450807" w="1418300">
                                    <a:moveTo>
                                      <a:pt x="0" y="0"/>
                                    </a:moveTo>
                                    <a:lnTo>
                                      <a:pt x="0" y="450807"/>
                                    </a:lnTo>
                                    <a:lnTo>
                                      <a:pt x="1418300" y="450807"/>
                                    </a:lnTo>
                                    <a:lnTo>
                                      <a:pt x="1418300" y="0"/>
                                    </a:lnTo>
                                    <a:close/>
                                  </a:path>
                                </a:pathLst>
                              </a:custGeom>
                              <a:solidFill>
                                <a:srgbClr val="FFFFFF"/>
                              </a:solidFill>
                              <a:ln cap="flat" cmpd="sng" w="12700">
                                <a:solidFill>
                                  <a:srgbClr val="548DD4"/>
                                </a:solidFill>
                                <a:prstDash val="dash"/>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GVHD nhận xét và yêu cầu chỉnh sửa</w:t>
                                  </w:r>
                                </w:p>
                              </w:txbxContent>
                            </wps:txbx>
                            <wps:bodyPr anchorCtr="0" anchor="t" bIns="38100" lIns="88900" spcFirstLastPara="1" rIns="88900" wrap="square" tIns="38100">
                              <a:noAutofit/>
                            </wps:bodyPr>
                          </wps:wsp>
                          <wps:wsp>
                            <wps:cNvSpPr/>
                            <wps:cNvPr id="19" name="Shape 19"/>
                            <wps:spPr>
                              <a:xfrm>
                                <a:off x="3145400" y="4807577"/>
                                <a:ext cx="799" cy="334305"/>
                              </a:xfrm>
                              <a:custGeom>
                                <a:rect b="b" l="l" r="r" t="t"/>
                                <a:pathLst>
                                  <a:path extrusionOk="0" h="334305" w="799">
                                    <a:moveTo>
                                      <a:pt x="0" y="0"/>
                                    </a:moveTo>
                                    <a:lnTo>
                                      <a:pt x="799" y="33430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0" name="Shape 20"/>
                            <wps:spPr>
                              <a:xfrm>
                                <a:off x="3146200" y="884214"/>
                                <a:ext cx="8300" cy="365705"/>
                              </a:xfrm>
                              <a:custGeom>
                                <a:rect b="b" l="l" r="r" t="t"/>
                                <a:pathLst>
                                  <a:path extrusionOk="0" h="365705" w="8300">
                                    <a:moveTo>
                                      <a:pt x="0" y="0"/>
                                    </a:moveTo>
                                    <a:lnTo>
                                      <a:pt x="8300" y="36570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6362700" cy="5916295"/>
                <wp:effectExtent b="0" l="0" r="0" t="0"/>
                <wp:docPr id="2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362700" cy="59162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80"/>
        </w:tabs>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17jjsh1ik9wx" w:id="0"/>
      <w:bookmarkEnd w:id="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Bước 1 - Chọn chủ đề cho chuyên đề tốt nghiệp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Sinh viên tham khảo thêm phần “Lựa chọn chủ đề” để có ý tưởng về chủ đề định nghiên cứu. Khi chọn chủ đề nghiên cứu của khóa luận, sinh viên cần trao đổi với giảng viên hướng dẫn để tìm ra đề tài phù hợp với khả năng, sở thích của mình cũng như phù hợp với điều kiện thực tế của đơn vị mà sinh viên thực tập.</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80"/>
        </w:tabs>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Bước 2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Lập đề cương sơ bộ: sau khi xác định đề tài nghiên cứu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sinh viên sẽ lập đề cương sơ bộ.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Đề cương sơ bộ nhất thiết phải có sự chấp nhận của giảng viên hướng dẫn thì sinh viên mới có thể làm tiếp các bước tiếp theo, nếu giảng viên vẫn chưa chấp nhận thì sinh viên phải sửa hay viết lại đề cương sơ bộ theo yêu cầu của giảng viên hướng dẫn.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Đề cương sơ bộ</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cho sinh viên và giảng viên hướng dẫn thấy được khái quát nội dung của khóa luận để đánh giá nội dung đó có hợp lý hay không và có liên quan đến đề tài nghiên cứu hay không.</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80"/>
        </w:tabs>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Bước 3 - Viết bản thảo lần 1</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Trên cơ sở của đề cương được giảng viên hướng dẫn chấp nhận, sinh viên tiến hành viết bản thảo. Đầu tiên, sinh viên tiến hành nghiên cứu lý thuyết, tổng hợp và tìm hiểu xem về mặt cơ sở lý luận, các nhà khoa học, các nghiên cứu trước đây đã bàn luận như thế nào về vấn đề có liên quan đến đề tài khóa luận. Sau đó, dựa trên cơ sở lý luận, sinh viên tiến hành phân tích, đánh giá tình hình thực tế về đề tài nghiên cứu tại tổ chức cụ thể cũng như phân tích, chứng minh được những luận điểm nghiên cứu đặt ra bằng các kết quả được xử lý bằng những mô hình kinh tế lượng. Cuối cùng, trên cơ sở phân tích tình hình thực tế, thảo luận kết quả, sinh viên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có thể</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đề xuất những giải pháp để cải thiện và giải quyết những tồn tại của hiện trạng.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80"/>
        </w:tabs>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Bước 4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Viết bản thảo lần 2: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yêu cầu của giảng viên, sinh viên tiến hành chỉnh sửa bản thảo lần 1, bổ sung thêm các phần nghiên cứu thêm theo yêu cầu của GVHD. Sau khi xong bản thảo, sinh viên trình bản thảo cho giảng viên hướng dẫn đọc và nhận xét.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80"/>
        </w:tabs>
        <w:spacing w:after="0" w:before="0" w:line="276" w:lineRule="auto"/>
        <w:ind w:left="72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Bước 5 -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Hoàn chỉnh và nộp UEH Internship: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Sau khi hoàn chỉnh xong bản thảo, sinh viên lấy xác nhận của đơn vị thực tập và nộp lên hệ thống theo quy định. </w:t>
      </w:r>
      <w:r w:rsidDel="00000000" w:rsidR="00000000" w:rsidRPr="00000000">
        <w:rPr>
          <w:rtl w:val="0"/>
        </w:rPr>
      </w:r>
    </w:p>
    <w:p w:rsidR="00000000" w:rsidDel="00000000" w:rsidP="00000000" w:rsidRDefault="00000000" w:rsidRPr="00000000" w14:paraId="00000056">
      <w:pPr>
        <w:tabs>
          <w:tab w:val="left" w:leader="none" w:pos="180"/>
        </w:tabs>
        <w:spacing w:line="276" w:lineRule="auto"/>
        <w:jc w:val="both"/>
        <w:rPr>
          <w:b w:val="1"/>
          <w:i w:val="1"/>
          <w:sz w:val="26"/>
          <w:szCs w:val="26"/>
        </w:rPr>
      </w:pPr>
      <w:r w:rsidDel="00000000" w:rsidR="00000000" w:rsidRPr="00000000">
        <w:rPr>
          <w:rtl w:val="0"/>
        </w:rPr>
      </w:r>
    </w:p>
    <w:p w:rsidR="00000000" w:rsidDel="00000000" w:rsidP="00000000" w:rsidRDefault="00000000" w:rsidRPr="00000000" w14:paraId="00000057">
      <w:pPr>
        <w:tabs>
          <w:tab w:val="left" w:leader="none" w:pos="180"/>
        </w:tabs>
        <w:spacing w:line="276" w:lineRule="auto"/>
        <w:jc w:val="both"/>
        <w:rPr>
          <w:b w:val="1"/>
          <w:i w:val="1"/>
          <w:sz w:val="26"/>
          <w:szCs w:val="26"/>
        </w:rPr>
      </w:pPr>
      <w:r w:rsidDel="00000000" w:rsidR="00000000" w:rsidRPr="00000000">
        <w:rPr>
          <w:b w:val="1"/>
          <w:i w:val="1"/>
          <w:sz w:val="26"/>
          <w:szCs w:val="26"/>
          <w:rtl w:val="0"/>
        </w:rPr>
        <w:t xml:space="preserve">Lưu ý:</w:t>
      </w:r>
    </w:p>
    <w:p w:rsidR="00000000" w:rsidDel="00000000" w:rsidP="00000000" w:rsidRDefault="00000000" w:rsidRPr="00000000" w14:paraId="00000058">
      <w:pPr>
        <w:tabs>
          <w:tab w:val="left" w:leader="none" w:pos="180"/>
        </w:tabs>
        <w:spacing w:line="276" w:lineRule="auto"/>
        <w:jc w:val="both"/>
        <w:rPr>
          <w:b w:val="1"/>
          <w:i w:val="1"/>
          <w:sz w:val="26"/>
          <w:szCs w:val="26"/>
        </w:rPr>
      </w:pPr>
      <w:r w:rsidDel="00000000" w:rsidR="00000000" w:rsidRPr="00000000">
        <w:rPr>
          <w:rtl w:val="0"/>
        </w:rPr>
      </w:r>
    </w:p>
    <w:p w:rsidR="00000000" w:rsidDel="00000000" w:rsidP="00000000" w:rsidRDefault="00000000" w:rsidRPr="00000000" w14:paraId="00000059">
      <w:pPr>
        <w:tabs>
          <w:tab w:val="left" w:leader="none" w:pos="180"/>
        </w:tabs>
        <w:spacing w:line="276" w:lineRule="auto"/>
        <w:jc w:val="both"/>
        <w:rPr>
          <w:i w:val="1"/>
          <w:sz w:val="26"/>
          <w:szCs w:val="26"/>
        </w:rPr>
      </w:pPr>
      <w:r w:rsidDel="00000000" w:rsidR="00000000" w:rsidRPr="00000000">
        <w:rPr>
          <w:i w:val="1"/>
          <w:sz w:val="26"/>
          <w:szCs w:val="26"/>
          <w:rtl w:val="0"/>
        </w:rPr>
        <w:t xml:space="preserve">Trong quá trình làm chuyên đề tốt nghiệp và khóa luận, sinh viên phải liên hệ với giảng viên hướng dẫn theo đúng thời gian biểu do giảng viên hướng dẫn đưa ra để đảm bảo việc nghiên cứu đúng thời hạn và không bị lệch hướng so với đề tài đã chọn. </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180"/>
        </w:tabs>
        <w:spacing w:before="240" w:line="276" w:lineRule="auto"/>
        <w:jc w:val="both"/>
        <w:rPr>
          <w:i w:val="1"/>
          <w:sz w:val="26"/>
          <w:szCs w:val="26"/>
        </w:rPr>
      </w:pPr>
      <w:r w:rsidDel="00000000" w:rsidR="00000000" w:rsidRPr="00000000">
        <w:rPr>
          <w:i w:val="1"/>
          <w:sz w:val="26"/>
          <w:szCs w:val="26"/>
          <w:rtl w:val="0"/>
        </w:rPr>
        <w:t xml:space="preserve">Nếu sinh viên không liên hệ giảng viên hướng dẫn trong suốt quá trình thực hiện, giảng viên hướng dẫn có quyền từ chối không hướng dẫn. Khi giảng viên từ chối hướng dẫn, khóa luận tốt nghiệp của sinh viên đương nhiên bị điểm KHÔNG (0).</w:t>
      </w:r>
    </w:p>
    <w:p w:rsidR="00000000" w:rsidDel="00000000" w:rsidP="00000000" w:rsidRDefault="00000000" w:rsidRPr="00000000" w14:paraId="0000005B">
      <w:pPr>
        <w:tabs>
          <w:tab w:val="left" w:leader="none" w:pos="180"/>
        </w:tabs>
        <w:spacing w:line="360" w:lineRule="auto"/>
        <w:jc w:val="center"/>
        <w:rPr>
          <w:b w:val="1"/>
          <w:sz w:val="28"/>
          <w:szCs w:val="28"/>
        </w:rPr>
      </w:pPr>
      <w:r w:rsidDel="00000000" w:rsidR="00000000" w:rsidRPr="00000000">
        <w:rPr>
          <w:rtl w:val="0"/>
        </w:rPr>
      </w:r>
    </w:p>
    <w:p w:rsidR="00000000" w:rsidDel="00000000" w:rsidP="00000000" w:rsidRDefault="00000000" w:rsidRPr="00000000" w14:paraId="0000005C">
      <w:pPr>
        <w:tabs>
          <w:tab w:val="left" w:leader="none" w:pos="180"/>
        </w:tabs>
        <w:spacing w:line="360" w:lineRule="auto"/>
        <w:jc w:val="center"/>
        <w:rPr>
          <w:b w:val="1"/>
          <w:sz w:val="28"/>
          <w:szCs w:val="28"/>
        </w:rPr>
      </w:pPr>
      <w:r w:rsidDel="00000000" w:rsidR="00000000" w:rsidRPr="00000000">
        <w:rPr>
          <w:rtl w:val="0"/>
        </w:rPr>
      </w:r>
    </w:p>
    <w:p w:rsidR="00000000" w:rsidDel="00000000" w:rsidP="00000000" w:rsidRDefault="00000000" w:rsidRPr="00000000" w14:paraId="0000005D">
      <w:pPr>
        <w:tabs>
          <w:tab w:val="left" w:leader="none" w:pos="180"/>
        </w:tabs>
        <w:spacing w:line="360" w:lineRule="auto"/>
        <w:jc w:val="center"/>
        <w:rPr>
          <w:b w:val="1"/>
          <w:sz w:val="28"/>
          <w:szCs w:val="28"/>
        </w:rPr>
      </w:pPr>
      <w:r w:rsidDel="00000000" w:rsidR="00000000" w:rsidRPr="00000000">
        <w:rPr>
          <w:rtl w:val="0"/>
        </w:rPr>
      </w:r>
    </w:p>
    <w:p w:rsidR="00000000" w:rsidDel="00000000" w:rsidP="00000000" w:rsidRDefault="00000000" w:rsidRPr="00000000" w14:paraId="0000005E">
      <w:pPr>
        <w:tabs>
          <w:tab w:val="left" w:leader="none" w:pos="180"/>
        </w:tabs>
        <w:spacing w:line="360" w:lineRule="auto"/>
        <w:jc w:val="center"/>
        <w:rPr>
          <w:b w:val="1"/>
          <w:sz w:val="28"/>
          <w:szCs w:val="28"/>
        </w:rPr>
      </w:pPr>
      <w:r w:rsidDel="00000000" w:rsidR="00000000" w:rsidRPr="00000000">
        <w:rPr>
          <w:rtl w:val="0"/>
        </w:rPr>
      </w:r>
    </w:p>
    <w:p w:rsidR="00000000" w:rsidDel="00000000" w:rsidP="00000000" w:rsidRDefault="00000000" w:rsidRPr="00000000" w14:paraId="0000005F">
      <w:pPr>
        <w:tabs>
          <w:tab w:val="left" w:leader="none" w:pos="180"/>
        </w:tabs>
        <w:spacing w:line="360" w:lineRule="auto"/>
        <w:jc w:val="center"/>
        <w:rPr>
          <w:b w:val="1"/>
          <w:sz w:val="28"/>
          <w:szCs w:val="28"/>
        </w:rPr>
      </w:pPr>
      <w:r w:rsidDel="00000000" w:rsidR="00000000" w:rsidRPr="00000000">
        <w:rPr>
          <w:rtl w:val="0"/>
        </w:rPr>
      </w:r>
    </w:p>
    <w:p w:rsidR="00000000" w:rsidDel="00000000" w:rsidP="00000000" w:rsidRDefault="00000000" w:rsidRPr="00000000" w14:paraId="00000060">
      <w:pPr>
        <w:tabs>
          <w:tab w:val="left" w:leader="none" w:pos="180"/>
        </w:tabs>
        <w:spacing w:line="360" w:lineRule="auto"/>
        <w:jc w:val="center"/>
        <w:rPr>
          <w:b w:val="1"/>
          <w:sz w:val="28"/>
          <w:szCs w:val="28"/>
        </w:rPr>
      </w:pPr>
      <w:r w:rsidDel="00000000" w:rsidR="00000000" w:rsidRPr="00000000">
        <w:rPr>
          <w:b w:val="1"/>
          <w:sz w:val="28"/>
          <w:szCs w:val="28"/>
          <w:rtl w:val="0"/>
        </w:rPr>
        <w:t xml:space="preserve">PHẦN 4: KẾT CẤU CỦA KHÓA LUẬN TỐT NGHIỆP</w:t>
      </w:r>
    </w:p>
    <w:p w:rsidR="00000000" w:rsidDel="00000000" w:rsidP="00000000" w:rsidRDefault="00000000" w:rsidRPr="00000000" w14:paraId="00000061">
      <w:pPr>
        <w:spacing w:line="360" w:lineRule="auto"/>
        <w:jc w:val="both"/>
        <w:rPr>
          <w:sz w:val="26"/>
          <w:szCs w:val="26"/>
        </w:rPr>
      </w:pPr>
      <w:r w:rsidDel="00000000" w:rsidR="00000000" w:rsidRPr="00000000">
        <w:rPr>
          <w:rtl w:val="0"/>
        </w:rPr>
      </w:r>
    </w:p>
    <w:p w:rsidR="00000000" w:rsidDel="00000000" w:rsidP="00000000" w:rsidRDefault="00000000" w:rsidRPr="00000000" w14:paraId="00000062">
      <w:pPr>
        <w:spacing w:line="276" w:lineRule="auto"/>
        <w:jc w:val="center"/>
        <w:rPr>
          <w:b w:val="1"/>
          <w:color w:val="1c4587"/>
          <w:sz w:val="26"/>
          <w:szCs w:val="26"/>
        </w:rPr>
      </w:pPr>
      <w:r w:rsidDel="00000000" w:rsidR="00000000" w:rsidRPr="00000000">
        <w:rPr>
          <w:b w:val="1"/>
          <w:color w:val="1c4587"/>
          <w:sz w:val="26"/>
          <w:szCs w:val="26"/>
          <w:rtl w:val="0"/>
        </w:rPr>
        <w:t xml:space="preserve">TÊN CHUYÊN ĐỀ TỐT NGHIỆP</w:t>
      </w:r>
    </w:p>
    <w:p w:rsidR="00000000" w:rsidDel="00000000" w:rsidP="00000000" w:rsidRDefault="00000000" w:rsidRPr="00000000" w14:paraId="00000063">
      <w:pPr>
        <w:spacing w:after="120" w:before="120" w:line="276" w:lineRule="auto"/>
        <w:jc w:val="both"/>
        <w:rPr>
          <w:b w:val="1"/>
          <w:color w:val="1c4587"/>
          <w:sz w:val="26"/>
          <w:szCs w:val="26"/>
        </w:rPr>
      </w:pPr>
      <w:r w:rsidDel="00000000" w:rsidR="00000000" w:rsidRPr="00000000">
        <w:rPr>
          <w:rtl w:val="0"/>
        </w:rPr>
      </w:r>
    </w:p>
    <w:p w:rsidR="00000000" w:rsidDel="00000000" w:rsidP="00000000" w:rsidRDefault="00000000" w:rsidRPr="00000000" w14:paraId="00000064">
      <w:pPr>
        <w:spacing w:line="276" w:lineRule="auto"/>
        <w:jc w:val="both"/>
        <w:rPr>
          <w:b w:val="1"/>
          <w:color w:val="1c4587"/>
          <w:sz w:val="26"/>
          <w:szCs w:val="26"/>
        </w:rPr>
      </w:pPr>
      <w:r w:rsidDel="00000000" w:rsidR="00000000" w:rsidRPr="00000000">
        <w:rPr>
          <w:b w:val="1"/>
          <w:color w:val="1c4587"/>
          <w:sz w:val="26"/>
          <w:szCs w:val="26"/>
          <w:rtl w:val="0"/>
        </w:rPr>
        <w:t xml:space="preserve">Tóm tắt (Abstract)</w:t>
      </w:r>
    </w:p>
    <w:p w:rsidR="00000000" w:rsidDel="00000000" w:rsidP="00000000" w:rsidRDefault="00000000" w:rsidRPr="00000000" w14:paraId="00000065">
      <w:pPr>
        <w:spacing w:line="276" w:lineRule="auto"/>
        <w:jc w:val="both"/>
        <w:rPr>
          <w:i w:val="1"/>
          <w:color w:val="1c4587"/>
          <w:sz w:val="26"/>
          <w:szCs w:val="26"/>
        </w:rPr>
      </w:pPr>
      <w:r w:rsidDel="00000000" w:rsidR="00000000" w:rsidRPr="00000000">
        <w:rPr>
          <w:i w:val="1"/>
          <w:color w:val="1c4587"/>
          <w:sz w:val="26"/>
          <w:szCs w:val="26"/>
          <w:rtl w:val="0"/>
        </w:rPr>
        <w:t xml:space="preserve">Trình bày một cách ngắn gọn mục tiêu nghiên cứu của chuyên đề tốt nghiệp và các kết quả</w:t>
      </w:r>
    </w:p>
    <w:p w:rsidR="00000000" w:rsidDel="00000000" w:rsidP="00000000" w:rsidRDefault="00000000" w:rsidRPr="00000000" w14:paraId="00000066">
      <w:pPr>
        <w:spacing w:line="276" w:lineRule="auto"/>
        <w:jc w:val="both"/>
        <w:rPr>
          <w:color w:val="1c4587"/>
          <w:sz w:val="26"/>
          <w:szCs w:val="26"/>
        </w:rPr>
      </w:pPr>
      <w:r w:rsidDel="00000000" w:rsidR="00000000" w:rsidRPr="00000000">
        <w:rPr>
          <w:i w:val="1"/>
          <w:color w:val="1c4587"/>
          <w:sz w:val="26"/>
          <w:szCs w:val="26"/>
          <w:rtl w:val="0"/>
        </w:rPr>
        <w:t xml:space="preserve">nghiên cứu chính đạt được</w:t>
      </w:r>
      <w:r w:rsidDel="00000000" w:rsidR="00000000" w:rsidRPr="00000000">
        <w:rPr>
          <w:color w:val="1c4587"/>
          <w:sz w:val="26"/>
          <w:szCs w:val="26"/>
          <w:rtl w:val="0"/>
        </w:rPr>
        <w:t xml:space="preserve">.</w:t>
      </w:r>
    </w:p>
    <w:p w:rsidR="00000000" w:rsidDel="00000000" w:rsidP="00000000" w:rsidRDefault="00000000" w:rsidRPr="00000000" w14:paraId="00000067">
      <w:pPr>
        <w:spacing w:line="276" w:lineRule="auto"/>
        <w:jc w:val="both"/>
        <w:rPr>
          <w:i w:val="1"/>
          <w:color w:val="1c4587"/>
          <w:sz w:val="26"/>
          <w:szCs w:val="26"/>
        </w:rPr>
      </w:pPr>
      <w:r w:rsidDel="00000000" w:rsidR="00000000" w:rsidRPr="00000000">
        <w:rPr>
          <w:i w:val="1"/>
          <w:color w:val="1c4587"/>
          <w:sz w:val="26"/>
          <w:szCs w:val="26"/>
          <w:rtl w:val="0"/>
        </w:rPr>
        <w:t xml:space="preserve">Từ khóa (key word) của đề tài (không quá 5 từ)</w:t>
      </w:r>
    </w:p>
    <w:p w:rsidR="00000000" w:rsidDel="00000000" w:rsidP="00000000" w:rsidRDefault="00000000" w:rsidRPr="00000000" w14:paraId="00000068">
      <w:pPr>
        <w:spacing w:line="276" w:lineRule="auto"/>
        <w:jc w:val="both"/>
        <w:rPr>
          <w:i w:val="1"/>
          <w:color w:val="1c4587"/>
          <w:sz w:val="26"/>
          <w:szCs w:val="26"/>
        </w:rPr>
      </w:pPr>
      <w:r w:rsidDel="00000000" w:rsidR="00000000" w:rsidRPr="00000000">
        <w:rPr>
          <w:rtl w:val="0"/>
        </w:rPr>
      </w:r>
    </w:p>
    <w:p w:rsidR="00000000" w:rsidDel="00000000" w:rsidP="00000000" w:rsidRDefault="00000000" w:rsidRPr="00000000" w14:paraId="00000069">
      <w:pPr>
        <w:spacing w:line="276" w:lineRule="auto"/>
        <w:jc w:val="both"/>
        <w:rPr>
          <w:b w:val="1"/>
          <w:color w:val="1c4587"/>
          <w:sz w:val="26"/>
          <w:szCs w:val="26"/>
        </w:rPr>
      </w:pPr>
      <w:r w:rsidDel="00000000" w:rsidR="00000000" w:rsidRPr="00000000">
        <w:rPr>
          <w:b w:val="1"/>
          <w:color w:val="1c4587"/>
          <w:sz w:val="26"/>
          <w:szCs w:val="26"/>
          <w:rtl w:val="0"/>
        </w:rPr>
        <w:t xml:space="preserve">1. Giới thiệu (Introduction)</w:t>
      </w:r>
    </w:p>
    <w:p w:rsidR="00000000" w:rsidDel="00000000" w:rsidP="00000000" w:rsidRDefault="00000000" w:rsidRPr="00000000" w14:paraId="0000006A">
      <w:pPr>
        <w:numPr>
          <w:ilvl w:val="0"/>
          <w:numId w:val="7"/>
        </w:numPr>
        <w:spacing w:line="276" w:lineRule="auto"/>
        <w:ind w:left="450" w:hanging="360"/>
        <w:jc w:val="both"/>
        <w:rPr>
          <w:color w:val="1c4587"/>
          <w:sz w:val="26"/>
          <w:szCs w:val="26"/>
        </w:rPr>
      </w:pPr>
      <w:r w:rsidDel="00000000" w:rsidR="00000000" w:rsidRPr="00000000">
        <w:rPr>
          <w:color w:val="1c4587"/>
          <w:sz w:val="26"/>
          <w:szCs w:val="26"/>
          <w:rtl w:val="0"/>
        </w:rPr>
        <w:t xml:space="preserve">Tổng quan các nội dung chính của chuyên đề tốt nghiệp và các vấn đề nghiên cứu</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pacing w:line="276" w:lineRule="auto"/>
        <w:ind w:left="450" w:hanging="360"/>
        <w:jc w:val="both"/>
        <w:rPr>
          <w:color w:val="1c4587"/>
          <w:sz w:val="26"/>
          <w:szCs w:val="26"/>
        </w:rPr>
      </w:pPr>
      <w:r w:rsidDel="00000000" w:rsidR="00000000" w:rsidRPr="00000000">
        <w:rPr>
          <w:color w:val="1c4587"/>
          <w:sz w:val="26"/>
          <w:szCs w:val="26"/>
          <w:rtl w:val="0"/>
        </w:rPr>
        <w:t xml:space="preserve">Tại sao cần phải thực hiện nghiên cứu này</w:t>
      </w:r>
    </w:p>
    <w:p w:rsidR="00000000" w:rsidDel="00000000" w:rsidP="00000000" w:rsidRDefault="00000000" w:rsidRPr="00000000" w14:paraId="0000006C">
      <w:pPr>
        <w:spacing w:before="200" w:line="276" w:lineRule="auto"/>
        <w:jc w:val="both"/>
        <w:rPr>
          <w:b w:val="1"/>
          <w:color w:val="1c4587"/>
          <w:sz w:val="26"/>
          <w:szCs w:val="26"/>
        </w:rPr>
      </w:pPr>
      <w:r w:rsidDel="00000000" w:rsidR="00000000" w:rsidRPr="00000000">
        <w:rPr>
          <w:b w:val="1"/>
          <w:color w:val="1c4587"/>
          <w:sz w:val="26"/>
          <w:szCs w:val="26"/>
          <w:rtl w:val="0"/>
        </w:rPr>
        <w:t xml:space="preserve">2. Tổng quan các kết quả nghiên cứu trước đây (Literature review)</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pacing w:line="276" w:lineRule="auto"/>
        <w:ind w:left="450" w:hanging="360"/>
        <w:jc w:val="both"/>
        <w:rPr>
          <w:color w:val="1c4587"/>
          <w:sz w:val="26"/>
          <w:szCs w:val="26"/>
        </w:rPr>
      </w:pPr>
      <w:r w:rsidDel="00000000" w:rsidR="00000000" w:rsidRPr="00000000">
        <w:rPr>
          <w:color w:val="1c4587"/>
          <w:sz w:val="26"/>
          <w:szCs w:val="26"/>
          <w:rtl w:val="0"/>
        </w:rPr>
        <w:t xml:space="preserve">Trình bày các kết quả nghiên cứu trước đây của các tác giả khác về mục tiêu nghiên cứu của mình, sinh viên phải tham khảo từ nhiều bài nghiên cứu (research papers).</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pacing w:line="276" w:lineRule="auto"/>
        <w:ind w:left="450" w:hanging="360"/>
        <w:jc w:val="both"/>
        <w:rPr>
          <w:color w:val="1c4587"/>
          <w:sz w:val="26"/>
          <w:szCs w:val="26"/>
        </w:rPr>
      </w:pPr>
      <w:r w:rsidDel="00000000" w:rsidR="00000000" w:rsidRPr="00000000">
        <w:rPr>
          <w:color w:val="1c4587"/>
          <w:sz w:val="26"/>
          <w:szCs w:val="26"/>
          <w:rtl w:val="0"/>
        </w:rPr>
        <w:t xml:space="preserve">Từ việc đọc các kết quả nghiên cứu trên, sinh viên nêu ra các câu hỏi nghiên cứu của mình</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200" w:line="276" w:lineRule="auto"/>
        <w:jc w:val="both"/>
        <w:rPr>
          <w:b w:val="1"/>
          <w:color w:val="1c4587"/>
          <w:sz w:val="26"/>
          <w:szCs w:val="26"/>
        </w:rPr>
      </w:pPr>
      <w:r w:rsidDel="00000000" w:rsidR="00000000" w:rsidRPr="00000000">
        <w:rPr>
          <w:b w:val="1"/>
          <w:color w:val="1c4587"/>
          <w:sz w:val="26"/>
          <w:szCs w:val="26"/>
          <w:rtl w:val="0"/>
        </w:rPr>
        <w:t xml:space="preserve">3. Phương pháp nghiên cứu (Methodology and data)</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pacing w:line="276" w:lineRule="auto"/>
        <w:ind w:left="450" w:hanging="360"/>
        <w:jc w:val="both"/>
        <w:rPr>
          <w:color w:val="1c4587"/>
          <w:sz w:val="26"/>
          <w:szCs w:val="26"/>
        </w:rPr>
      </w:pPr>
      <w:r w:rsidDel="00000000" w:rsidR="00000000" w:rsidRPr="00000000">
        <w:rPr>
          <w:color w:val="1c4587"/>
          <w:sz w:val="26"/>
          <w:szCs w:val="26"/>
          <w:rtl w:val="0"/>
        </w:rPr>
        <w:t xml:space="preserve">Để giải quyết các câu hỏi nghiên cứu trên, sinh viên nói rõ mình </w:t>
      </w:r>
      <w:r w:rsidDel="00000000" w:rsidR="00000000" w:rsidRPr="00000000">
        <w:rPr>
          <w:color w:val="1c4587"/>
          <w:sz w:val="26"/>
          <w:szCs w:val="26"/>
          <w:highlight w:val="yellow"/>
          <w:rtl w:val="0"/>
        </w:rPr>
        <w:t xml:space="preserve">sử dụng phương pháp nghiên cứu nào</w:t>
      </w:r>
      <w:r w:rsidDel="00000000" w:rsidR="00000000" w:rsidRPr="00000000">
        <w:rPr>
          <w:color w:val="1c4587"/>
          <w:sz w:val="26"/>
          <w:szCs w:val="26"/>
          <w:rtl w:val="0"/>
        </w:rPr>
        <w:t xml:space="preserve"> (mô hình gì …), phương pháp này đã từng được các tác giả nào sử dụng trước đây và vì sao mình lại lựa chọn phương pháp nghiên cứu này.</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pacing w:line="276" w:lineRule="auto"/>
        <w:ind w:left="450" w:hanging="360"/>
        <w:jc w:val="both"/>
        <w:rPr>
          <w:color w:val="1c4587"/>
          <w:sz w:val="26"/>
          <w:szCs w:val="26"/>
          <w:highlight w:val="yellow"/>
        </w:rPr>
      </w:pPr>
      <w:r w:rsidDel="00000000" w:rsidR="00000000" w:rsidRPr="00000000">
        <w:rPr>
          <w:color w:val="1c4587"/>
          <w:sz w:val="26"/>
          <w:szCs w:val="26"/>
          <w:highlight w:val="yellow"/>
          <w:rtl w:val="0"/>
        </w:rPr>
        <w:t xml:space="preserve">Việc thu thập và xử lý số liệu được thực hiện như thế nào (nguồn dữ liệu, phiếu điều tra khảo sát, quy trình xử lý dữ liệu đầu vào…)</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200" w:line="276" w:lineRule="auto"/>
        <w:jc w:val="both"/>
        <w:rPr>
          <w:b w:val="1"/>
          <w:color w:val="1c4587"/>
          <w:sz w:val="26"/>
          <w:szCs w:val="26"/>
        </w:rPr>
      </w:pPr>
      <w:r w:rsidDel="00000000" w:rsidR="00000000" w:rsidRPr="00000000">
        <w:rPr>
          <w:b w:val="1"/>
          <w:color w:val="1c4587"/>
          <w:sz w:val="26"/>
          <w:szCs w:val="26"/>
          <w:rtl w:val="0"/>
        </w:rPr>
        <w:t xml:space="preserve">4. Nội dung và các kết quả nghiên cứu (Results)</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pacing w:line="276" w:lineRule="auto"/>
        <w:ind w:left="450" w:hanging="360"/>
        <w:jc w:val="both"/>
        <w:rPr>
          <w:color w:val="1c4587"/>
          <w:sz w:val="26"/>
          <w:szCs w:val="26"/>
        </w:rPr>
      </w:pPr>
      <w:r w:rsidDel="00000000" w:rsidR="00000000" w:rsidRPr="00000000">
        <w:rPr>
          <w:color w:val="1c4587"/>
          <w:sz w:val="26"/>
          <w:szCs w:val="26"/>
          <w:rtl w:val="0"/>
        </w:rPr>
        <w:t xml:space="preserve">Trình bày các nội dung nghiên cứu chính của chuyên đề và các kết quả nghiên cứu đã phát hiện được (có thể chia ra làm nhiều tiểu mục nhỏ 4.1, 4.2, …)</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pacing w:line="276" w:lineRule="auto"/>
        <w:ind w:left="450" w:hanging="360"/>
        <w:jc w:val="both"/>
        <w:rPr>
          <w:color w:val="1c4587"/>
          <w:sz w:val="26"/>
          <w:szCs w:val="26"/>
        </w:rPr>
      </w:pPr>
      <w:r w:rsidDel="00000000" w:rsidR="00000000" w:rsidRPr="00000000">
        <w:rPr>
          <w:color w:val="1c4587"/>
          <w:sz w:val="26"/>
          <w:szCs w:val="26"/>
          <w:rtl w:val="0"/>
        </w:rPr>
        <w:t xml:space="preserve">Thảo luận về các kết quả nghiên cứu đã đạt được</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200" w:line="276" w:lineRule="auto"/>
        <w:jc w:val="both"/>
        <w:rPr>
          <w:b w:val="1"/>
          <w:color w:val="1c4587"/>
          <w:sz w:val="26"/>
          <w:szCs w:val="26"/>
        </w:rPr>
      </w:pPr>
      <w:r w:rsidDel="00000000" w:rsidR="00000000" w:rsidRPr="00000000">
        <w:rPr>
          <w:b w:val="1"/>
          <w:color w:val="1c4587"/>
          <w:sz w:val="26"/>
          <w:szCs w:val="26"/>
          <w:rtl w:val="0"/>
        </w:rPr>
        <w:t xml:space="preserve">5. Kết luận (Conclusion)</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pacing w:line="276" w:lineRule="auto"/>
        <w:ind w:left="450" w:hanging="360"/>
        <w:jc w:val="both"/>
        <w:rPr>
          <w:color w:val="1c4587"/>
          <w:sz w:val="26"/>
          <w:szCs w:val="26"/>
        </w:rPr>
      </w:pPr>
      <w:r w:rsidDel="00000000" w:rsidR="00000000" w:rsidRPr="00000000">
        <w:rPr>
          <w:color w:val="1c4587"/>
          <w:sz w:val="26"/>
          <w:szCs w:val="26"/>
          <w:rtl w:val="0"/>
        </w:rPr>
        <w:t xml:space="preserve">Chốt lại các kết quả nghiên cứu chính</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pacing w:line="276" w:lineRule="auto"/>
        <w:ind w:left="450" w:hanging="360"/>
        <w:jc w:val="both"/>
        <w:rPr>
          <w:color w:val="1c4587"/>
          <w:sz w:val="26"/>
          <w:szCs w:val="26"/>
        </w:rPr>
      </w:pPr>
      <w:r w:rsidDel="00000000" w:rsidR="00000000" w:rsidRPr="00000000">
        <w:rPr>
          <w:color w:val="1c4587"/>
          <w:sz w:val="26"/>
          <w:szCs w:val="26"/>
          <w:rtl w:val="0"/>
        </w:rPr>
        <w:t xml:space="preserve">Thảo luận và nêu ra các đề xuất (nếu có)</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pacing w:line="276" w:lineRule="auto"/>
        <w:ind w:left="450" w:hanging="360"/>
        <w:jc w:val="both"/>
        <w:rPr>
          <w:color w:val="1c4587"/>
          <w:sz w:val="26"/>
          <w:szCs w:val="26"/>
        </w:rPr>
      </w:pPr>
      <w:r w:rsidDel="00000000" w:rsidR="00000000" w:rsidRPr="00000000">
        <w:rPr>
          <w:color w:val="1c4587"/>
          <w:sz w:val="26"/>
          <w:szCs w:val="26"/>
          <w:rtl w:val="0"/>
        </w:rPr>
        <w:t xml:space="preserve">Những hạn chế của chuyên đề và hướng nghiên cứu tiếp theo</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200" w:line="276" w:lineRule="auto"/>
        <w:jc w:val="both"/>
        <w:rPr>
          <w:b w:val="1"/>
          <w:color w:val="1c4587"/>
          <w:sz w:val="26"/>
          <w:szCs w:val="26"/>
        </w:rPr>
      </w:pPr>
      <w:r w:rsidDel="00000000" w:rsidR="00000000" w:rsidRPr="00000000">
        <w:rPr>
          <w:b w:val="1"/>
          <w:color w:val="1c4587"/>
          <w:sz w:val="26"/>
          <w:szCs w:val="26"/>
          <w:rtl w:val="0"/>
        </w:rPr>
        <w:t xml:space="preserve">6. Tài liệu tham khảo</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200" w:line="276" w:lineRule="auto"/>
        <w:jc w:val="both"/>
        <w:rPr>
          <w:b w:val="1"/>
          <w:color w:val="1c4587"/>
          <w:sz w:val="26"/>
          <w:szCs w:val="26"/>
        </w:rPr>
      </w:pPr>
      <w:r w:rsidDel="00000000" w:rsidR="00000000" w:rsidRPr="00000000">
        <w:rPr>
          <w:b w:val="1"/>
          <w:color w:val="1c4587"/>
          <w:sz w:val="26"/>
          <w:szCs w:val="26"/>
          <w:rtl w:val="0"/>
        </w:rPr>
        <w:t xml:space="preserve">7. Phụ lục (Số liệu, bảng biểu,…)</w:t>
      </w:r>
    </w:p>
    <w:p w:rsidR="00000000" w:rsidDel="00000000" w:rsidP="00000000" w:rsidRDefault="00000000" w:rsidRPr="00000000" w14:paraId="0000007B">
      <w:pPr>
        <w:tabs>
          <w:tab w:val="left" w:leader="none" w:pos="7440"/>
        </w:tabs>
        <w:spacing w:line="360" w:lineRule="auto"/>
        <w:ind w:left="360" w:firstLine="0"/>
        <w:jc w:val="both"/>
        <w:rPr>
          <w:b w:val="1"/>
          <w:sz w:val="28"/>
          <w:szCs w:val="28"/>
        </w:rPr>
      </w:pPr>
      <w:r w:rsidDel="00000000" w:rsidR="00000000" w:rsidRPr="00000000">
        <w:br w:type="column"/>
      </w:r>
      <w:r w:rsidDel="00000000" w:rsidR="00000000" w:rsidRPr="00000000">
        <w:rPr>
          <w:b w:val="1"/>
          <w:sz w:val="28"/>
          <w:szCs w:val="28"/>
          <w:rtl w:val="0"/>
        </w:rPr>
        <w:t xml:space="preserve">PHẦN 5: CÁCH TRÌNH BÀY KHÓA LUẬN TỐT NGHIỆP</w:t>
      </w:r>
    </w:p>
    <w:p w:rsidR="00000000" w:rsidDel="00000000" w:rsidP="00000000" w:rsidRDefault="00000000" w:rsidRPr="00000000" w14:paraId="0000007C">
      <w:pPr>
        <w:tabs>
          <w:tab w:val="left" w:leader="none" w:pos="7440"/>
        </w:tabs>
        <w:spacing w:line="360" w:lineRule="auto"/>
        <w:jc w:val="both"/>
        <w:rPr>
          <w:sz w:val="26"/>
          <w:szCs w:val="26"/>
        </w:rPr>
      </w:pPr>
      <w:r w:rsidDel="00000000" w:rsidR="00000000" w:rsidRPr="00000000">
        <w:rPr>
          <w:rtl w:val="0"/>
        </w:rPr>
      </w:r>
    </w:p>
    <w:p w:rsidR="00000000" w:rsidDel="00000000" w:rsidP="00000000" w:rsidRDefault="00000000" w:rsidRPr="00000000" w14:paraId="0000007D">
      <w:pPr>
        <w:tabs>
          <w:tab w:val="left" w:leader="none" w:pos="7440"/>
        </w:tabs>
        <w:spacing w:line="276" w:lineRule="auto"/>
        <w:jc w:val="both"/>
        <w:rPr>
          <w:sz w:val="26"/>
          <w:szCs w:val="26"/>
        </w:rPr>
      </w:pPr>
      <w:r w:rsidDel="00000000" w:rsidR="00000000" w:rsidRPr="00000000">
        <w:rPr>
          <w:sz w:val="26"/>
          <w:szCs w:val="26"/>
          <w:rtl w:val="0"/>
        </w:rPr>
        <w:t xml:space="preserve">Khóa luận tốt nghiệp thường được sắp xếp theo thứ tự sau:</w:t>
      </w:r>
    </w:p>
    <w:p w:rsidR="00000000" w:rsidDel="00000000" w:rsidP="00000000" w:rsidRDefault="00000000" w:rsidRPr="00000000" w14:paraId="0000007E">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Trang bìa chính. </w:t>
      </w:r>
    </w:p>
    <w:p w:rsidR="00000000" w:rsidDel="00000000" w:rsidP="00000000" w:rsidRDefault="00000000" w:rsidRPr="00000000" w14:paraId="0000007F">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Trang bìa phụ.</w:t>
      </w:r>
    </w:p>
    <w:p w:rsidR="00000000" w:rsidDel="00000000" w:rsidP="00000000" w:rsidRDefault="00000000" w:rsidRPr="00000000" w14:paraId="00000080">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Trang “ lời cảm ơn”</w:t>
      </w:r>
    </w:p>
    <w:p w:rsidR="00000000" w:rsidDel="00000000" w:rsidP="00000000" w:rsidRDefault="00000000" w:rsidRPr="00000000" w14:paraId="00000081">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Trang “ Xác nhận của đơn vị thực tập” kèm theo nhận xét của người hướng dẫn tại đơn vị thực tập .</w:t>
      </w:r>
    </w:p>
    <w:p w:rsidR="00000000" w:rsidDel="00000000" w:rsidP="00000000" w:rsidRDefault="00000000" w:rsidRPr="00000000" w14:paraId="00000082">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Trang “Nhận xét của giáo viên hướng dẫn”</w:t>
      </w:r>
    </w:p>
    <w:p w:rsidR="00000000" w:rsidDel="00000000" w:rsidP="00000000" w:rsidRDefault="00000000" w:rsidRPr="00000000" w14:paraId="00000083">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Trang “Mục lục”</w:t>
      </w:r>
    </w:p>
    <w:p w:rsidR="00000000" w:rsidDel="00000000" w:rsidP="00000000" w:rsidRDefault="00000000" w:rsidRPr="00000000" w14:paraId="00000084">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Trang “Danh mục các từ viết tắt”</w:t>
      </w:r>
    </w:p>
    <w:p w:rsidR="00000000" w:rsidDel="00000000" w:rsidP="00000000" w:rsidRDefault="00000000" w:rsidRPr="00000000" w14:paraId="00000085">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Trang “Danh mục bảng”</w:t>
      </w:r>
    </w:p>
    <w:p w:rsidR="00000000" w:rsidDel="00000000" w:rsidP="00000000" w:rsidRDefault="00000000" w:rsidRPr="00000000" w14:paraId="00000086">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Trang “Danh mục hình”</w:t>
      </w:r>
    </w:p>
    <w:p w:rsidR="00000000" w:rsidDel="00000000" w:rsidP="00000000" w:rsidRDefault="00000000" w:rsidRPr="00000000" w14:paraId="00000087">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Phần nội dung của chuyên đề tốt nghiệp/khóa luận </w:t>
      </w:r>
    </w:p>
    <w:p w:rsidR="00000000" w:rsidDel="00000000" w:rsidP="00000000" w:rsidRDefault="00000000" w:rsidRPr="00000000" w14:paraId="00000088">
      <w:pPr>
        <w:tabs>
          <w:tab w:val="left" w:leader="none" w:pos="7440"/>
        </w:tabs>
        <w:spacing w:line="276" w:lineRule="auto"/>
        <w:ind w:left="1440" w:firstLine="0"/>
        <w:jc w:val="both"/>
        <w:rPr>
          <w:sz w:val="26"/>
          <w:szCs w:val="26"/>
        </w:rPr>
      </w:pPr>
      <w:r w:rsidDel="00000000" w:rsidR="00000000" w:rsidRPr="00000000">
        <w:rPr>
          <w:b w:val="1"/>
          <w:sz w:val="26"/>
          <w:szCs w:val="26"/>
          <w:rtl w:val="0"/>
        </w:rPr>
        <w:t xml:space="preserve">Phần mở đầu</w:t>
      </w:r>
      <w:r w:rsidDel="00000000" w:rsidR="00000000" w:rsidRPr="00000000">
        <w:rPr>
          <w:rtl w:val="0"/>
        </w:rPr>
      </w:r>
    </w:p>
    <w:p w:rsidR="00000000" w:rsidDel="00000000" w:rsidP="00000000" w:rsidRDefault="00000000" w:rsidRPr="00000000" w14:paraId="00000089">
      <w:pPr>
        <w:tabs>
          <w:tab w:val="left" w:leader="none" w:pos="7440"/>
        </w:tabs>
        <w:spacing w:line="276" w:lineRule="auto"/>
        <w:ind w:left="1440" w:firstLine="0"/>
        <w:jc w:val="both"/>
        <w:rPr>
          <w:sz w:val="26"/>
          <w:szCs w:val="26"/>
        </w:rPr>
      </w:pPr>
      <w:r w:rsidDel="00000000" w:rsidR="00000000" w:rsidRPr="00000000">
        <w:rPr>
          <w:b w:val="1"/>
          <w:sz w:val="26"/>
          <w:szCs w:val="26"/>
          <w:rtl w:val="0"/>
        </w:rPr>
        <w:t xml:space="preserve">Phần 1</w:t>
      </w:r>
      <w:r w:rsidDel="00000000" w:rsidR="00000000" w:rsidRPr="00000000">
        <w:rPr>
          <w:rtl w:val="0"/>
        </w:rPr>
      </w:r>
    </w:p>
    <w:p w:rsidR="00000000" w:rsidDel="00000000" w:rsidP="00000000" w:rsidRDefault="00000000" w:rsidRPr="00000000" w14:paraId="0000008A">
      <w:pPr>
        <w:tabs>
          <w:tab w:val="left" w:leader="none" w:pos="7440"/>
        </w:tabs>
        <w:spacing w:line="276" w:lineRule="auto"/>
        <w:ind w:left="1440" w:firstLine="0"/>
        <w:jc w:val="both"/>
        <w:rPr>
          <w:sz w:val="26"/>
          <w:szCs w:val="26"/>
        </w:rPr>
      </w:pPr>
      <w:r w:rsidDel="00000000" w:rsidR="00000000" w:rsidRPr="00000000">
        <w:rPr>
          <w:b w:val="1"/>
          <w:sz w:val="26"/>
          <w:szCs w:val="26"/>
          <w:rtl w:val="0"/>
        </w:rPr>
        <w:t xml:space="preserve">Phần 2</w:t>
      </w:r>
      <w:r w:rsidDel="00000000" w:rsidR="00000000" w:rsidRPr="00000000">
        <w:rPr>
          <w:rtl w:val="0"/>
        </w:rPr>
      </w:r>
    </w:p>
    <w:p w:rsidR="00000000" w:rsidDel="00000000" w:rsidP="00000000" w:rsidRDefault="00000000" w:rsidRPr="00000000" w14:paraId="0000008B">
      <w:pPr>
        <w:tabs>
          <w:tab w:val="left" w:leader="none" w:pos="7440"/>
        </w:tabs>
        <w:spacing w:line="276" w:lineRule="auto"/>
        <w:ind w:left="1440" w:firstLine="0"/>
        <w:jc w:val="both"/>
        <w:rPr>
          <w:sz w:val="26"/>
          <w:szCs w:val="26"/>
        </w:rPr>
      </w:pPr>
      <w:r w:rsidDel="00000000" w:rsidR="00000000" w:rsidRPr="00000000">
        <w:rPr>
          <w:b w:val="1"/>
          <w:sz w:val="26"/>
          <w:szCs w:val="26"/>
          <w:rtl w:val="0"/>
        </w:rPr>
        <w:t xml:space="preserve">Phần 3</w:t>
      </w:r>
      <w:r w:rsidDel="00000000" w:rsidR="00000000" w:rsidRPr="00000000">
        <w:rPr>
          <w:rtl w:val="0"/>
        </w:rPr>
      </w:r>
    </w:p>
    <w:p w:rsidR="00000000" w:rsidDel="00000000" w:rsidP="00000000" w:rsidRDefault="00000000" w:rsidRPr="00000000" w14:paraId="0000008C">
      <w:pPr>
        <w:tabs>
          <w:tab w:val="left" w:leader="none" w:pos="7440"/>
        </w:tabs>
        <w:spacing w:line="276" w:lineRule="auto"/>
        <w:ind w:left="1440" w:firstLine="0"/>
        <w:jc w:val="both"/>
        <w:rPr>
          <w:sz w:val="26"/>
          <w:szCs w:val="26"/>
        </w:rPr>
      </w:pPr>
      <w:r w:rsidDel="00000000" w:rsidR="00000000" w:rsidRPr="00000000">
        <w:rPr>
          <w:b w:val="1"/>
          <w:sz w:val="26"/>
          <w:szCs w:val="26"/>
          <w:rtl w:val="0"/>
        </w:rPr>
        <w:t xml:space="preserve">Phần kết luận</w:t>
      </w:r>
      <w:r w:rsidDel="00000000" w:rsidR="00000000" w:rsidRPr="00000000">
        <w:rPr>
          <w:rtl w:val="0"/>
        </w:rPr>
      </w:r>
    </w:p>
    <w:p w:rsidR="00000000" w:rsidDel="00000000" w:rsidP="00000000" w:rsidRDefault="00000000" w:rsidRPr="00000000" w14:paraId="0000008D">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Tài liệu tham khảo.</w:t>
      </w:r>
    </w:p>
    <w:p w:rsidR="00000000" w:rsidDel="00000000" w:rsidP="00000000" w:rsidRDefault="00000000" w:rsidRPr="00000000" w14:paraId="0000008E">
      <w:pPr>
        <w:numPr>
          <w:ilvl w:val="0"/>
          <w:numId w:val="10"/>
        </w:numPr>
        <w:tabs>
          <w:tab w:val="left" w:leader="none" w:pos="7440"/>
        </w:tabs>
        <w:spacing w:line="276" w:lineRule="auto"/>
        <w:ind w:left="1080" w:hanging="360"/>
        <w:jc w:val="both"/>
        <w:rPr>
          <w:sz w:val="26"/>
          <w:szCs w:val="26"/>
        </w:rPr>
      </w:pPr>
      <w:r w:rsidDel="00000000" w:rsidR="00000000" w:rsidRPr="00000000">
        <w:rPr>
          <w:sz w:val="26"/>
          <w:szCs w:val="26"/>
          <w:rtl w:val="0"/>
        </w:rPr>
        <w:t xml:space="preserve">Phần phụ lục ( nếu có)</w:t>
      </w:r>
    </w:p>
    <w:p w:rsidR="00000000" w:rsidDel="00000000" w:rsidP="00000000" w:rsidRDefault="00000000" w:rsidRPr="00000000" w14:paraId="0000008F">
      <w:pPr>
        <w:tabs>
          <w:tab w:val="left" w:leader="none" w:pos="7440"/>
        </w:tabs>
        <w:spacing w:line="276" w:lineRule="auto"/>
        <w:jc w:val="both"/>
        <w:rPr>
          <w:b w:val="1"/>
          <w:sz w:val="26"/>
          <w:szCs w:val="26"/>
          <w:u w:val="single"/>
        </w:rPr>
      </w:pPr>
      <w:r w:rsidDel="00000000" w:rsidR="00000000" w:rsidRPr="00000000">
        <w:rPr>
          <w:rtl w:val="0"/>
        </w:rPr>
      </w:r>
    </w:p>
    <w:p w:rsidR="00000000" w:rsidDel="00000000" w:rsidP="00000000" w:rsidRDefault="00000000" w:rsidRPr="00000000" w14:paraId="00000090">
      <w:pPr>
        <w:tabs>
          <w:tab w:val="left" w:leader="none" w:pos="7440"/>
        </w:tabs>
        <w:spacing w:line="276" w:lineRule="auto"/>
        <w:jc w:val="both"/>
        <w:rPr>
          <w:b w:val="1"/>
          <w:sz w:val="26"/>
          <w:szCs w:val="26"/>
        </w:rPr>
      </w:pPr>
      <w:r w:rsidDel="00000000" w:rsidR="00000000" w:rsidRPr="00000000">
        <w:rPr>
          <w:b w:val="1"/>
          <w:sz w:val="26"/>
          <w:szCs w:val="26"/>
          <w:rtl w:val="0"/>
        </w:rPr>
        <w:t xml:space="preserve">Lưu ý:</w:t>
      </w:r>
    </w:p>
    <w:p w:rsidR="00000000" w:rsidDel="00000000" w:rsidP="00000000" w:rsidRDefault="00000000" w:rsidRPr="00000000" w14:paraId="00000091">
      <w:pPr>
        <w:numPr>
          <w:ilvl w:val="0"/>
          <w:numId w:val="11"/>
        </w:numPr>
        <w:tabs>
          <w:tab w:val="left" w:leader="none" w:pos="7440"/>
        </w:tabs>
        <w:spacing w:line="276" w:lineRule="auto"/>
        <w:ind w:left="1080" w:hanging="360"/>
        <w:jc w:val="both"/>
        <w:rPr>
          <w:sz w:val="26"/>
          <w:szCs w:val="26"/>
        </w:rPr>
      </w:pPr>
      <w:r w:rsidDel="00000000" w:rsidR="00000000" w:rsidRPr="00000000">
        <w:rPr>
          <w:b w:val="1"/>
          <w:sz w:val="26"/>
          <w:szCs w:val="26"/>
          <w:rtl w:val="0"/>
        </w:rPr>
        <w:t xml:space="preserve">Trang bìa chính: </w:t>
      </w:r>
      <w:r w:rsidDel="00000000" w:rsidR="00000000" w:rsidRPr="00000000">
        <w:rPr>
          <w:sz w:val="26"/>
          <w:szCs w:val="26"/>
          <w:rtl w:val="0"/>
        </w:rPr>
        <w:t xml:space="preserve">có thông tin liên lạc với SV (điện thoại, email).</w:t>
      </w:r>
    </w:p>
    <w:p w:rsidR="00000000" w:rsidDel="00000000" w:rsidP="00000000" w:rsidRDefault="00000000" w:rsidRPr="00000000" w14:paraId="00000092">
      <w:pPr>
        <w:numPr>
          <w:ilvl w:val="0"/>
          <w:numId w:val="11"/>
        </w:numPr>
        <w:tabs>
          <w:tab w:val="left" w:leader="none" w:pos="7440"/>
        </w:tabs>
        <w:spacing w:line="276" w:lineRule="auto"/>
        <w:ind w:left="1080" w:hanging="360"/>
        <w:jc w:val="both"/>
        <w:rPr>
          <w:sz w:val="26"/>
          <w:szCs w:val="26"/>
        </w:rPr>
      </w:pPr>
      <w:r w:rsidDel="00000000" w:rsidR="00000000" w:rsidRPr="00000000">
        <w:rPr>
          <w:b w:val="1"/>
          <w:sz w:val="26"/>
          <w:szCs w:val="26"/>
          <w:rtl w:val="0"/>
        </w:rPr>
        <w:t xml:space="preserve">Lời cảm ơn:</w:t>
      </w:r>
      <w:r w:rsidDel="00000000" w:rsidR="00000000" w:rsidRPr="00000000">
        <w:rPr>
          <w:sz w:val="26"/>
          <w:szCs w:val="26"/>
          <w:rtl w:val="0"/>
        </w:rPr>
        <w:t xml:space="preserve"> chân thành cảm ơn, không khuôn sáo, chỉ nên dành cho những người thực sự giúp đỡ sinh viên hoàn thành khóa luận.</w:t>
      </w:r>
    </w:p>
    <w:p w:rsidR="00000000" w:rsidDel="00000000" w:rsidP="00000000" w:rsidRDefault="00000000" w:rsidRPr="00000000" w14:paraId="00000093">
      <w:pPr>
        <w:numPr>
          <w:ilvl w:val="0"/>
          <w:numId w:val="11"/>
        </w:numPr>
        <w:tabs>
          <w:tab w:val="left" w:leader="none" w:pos="7440"/>
        </w:tabs>
        <w:spacing w:line="276" w:lineRule="auto"/>
        <w:ind w:left="1080" w:hanging="360"/>
        <w:jc w:val="both"/>
        <w:rPr>
          <w:sz w:val="26"/>
          <w:szCs w:val="26"/>
        </w:rPr>
      </w:pPr>
      <w:r w:rsidDel="00000000" w:rsidR="00000000" w:rsidRPr="00000000">
        <w:rPr>
          <w:b w:val="1"/>
          <w:sz w:val="26"/>
          <w:szCs w:val="26"/>
          <w:rtl w:val="0"/>
        </w:rPr>
        <w:t xml:space="preserve">Mục lục:</w:t>
      </w:r>
      <w:r w:rsidDel="00000000" w:rsidR="00000000" w:rsidRPr="00000000">
        <w:rPr>
          <w:sz w:val="26"/>
          <w:szCs w:val="26"/>
          <w:rtl w:val="0"/>
        </w:rPr>
        <w:t xml:space="preserve"> nên trình bày trong giới hạn khoảng 2 trang.</w:t>
      </w:r>
    </w:p>
    <w:p w:rsidR="00000000" w:rsidDel="00000000" w:rsidP="00000000" w:rsidRDefault="00000000" w:rsidRPr="00000000" w14:paraId="00000094">
      <w:pPr>
        <w:numPr>
          <w:ilvl w:val="0"/>
          <w:numId w:val="11"/>
        </w:numPr>
        <w:tabs>
          <w:tab w:val="left" w:leader="none" w:pos="7440"/>
        </w:tabs>
        <w:spacing w:line="276" w:lineRule="auto"/>
        <w:ind w:left="1080" w:hanging="360"/>
        <w:jc w:val="both"/>
        <w:rPr>
          <w:sz w:val="26"/>
          <w:szCs w:val="26"/>
        </w:rPr>
      </w:pPr>
      <w:r w:rsidDel="00000000" w:rsidR="00000000" w:rsidRPr="00000000">
        <w:rPr>
          <w:b w:val="1"/>
          <w:sz w:val="26"/>
          <w:szCs w:val="26"/>
          <w:rtl w:val="0"/>
        </w:rPr>
        <w:t xml:space="preserve">Phần nội dung:</w:t>
      </w:r>
      <w:r w:rsidDel="00000000" w:rsidR="00000000" w:rsidRPr="00000000">
        <w:rPr>
          <w:sz w:val="26"/>
          <w:szCs w:val="26"/>
          <w:rtl w:val="0"/>
        </w:rPr>
        <w:t xml:space="preserve"> khoảng 50 trang </w:t>
      </w:r>
      <w:r w:rsidDel="00000000" w:rsidR="00000000" w:rsidRPr="00000000">
        <w:rPr>
          <w:i w:val="1"/>
          <w:sz w:val="26"/>
          <w:szCs w:val="26"/>
          <w:rtl w:val="0"/>
        </w:rPr>
        <w:t xml:space="preserve">(tùy tính chất của đề tài nghiên cứu số trang có thể thay đổi, tham khảo ý kiến của GVHD)</w:t>
      </w:r>
      <w:r w:rsidDel="00000000" w:rsidR="00000000" w:rsidRPr="00000000">
        <w:rPr>
          <w:rtl w:val="0"/>
        </w:rPr>
      </w:r>
    </w:p>
    <w:p w:rsidR="00000000" w:rsidDel="00000000" w:rsidP="00000000" w:rsidRDefault="00000000" w:rsidRPr="00000000" w14:paraId="00000095">
      <w:pPr>
        <w:numPr>
          <w:ilvl w:val="0"/>
          <w:numId w:val="11"/>
        </w:numPr>
        <w:tabs>
          <w:tab w:val="left" w:leader="none" w:pos="7440"/>
        </w:tabs>
        <w:spacing w:line="276" w:lineRule="auto"/>
        <w:ind w:left="1080" w:hanging="360"/>
        <w:jc w:val="both"/>
        <w:rPr>
          <w:sz w:val="26"/>
          <w:szCs w:val="26"/>
        </w:rPr>
      </w:pPr>
      <w:r w:rsidDel="00000000" w:rsidR="00000000" w:rsidRPr="00000000">
        <w:rPr>
          <w:b w:val="1"/>
          <w:sz w:val="26"/>
          <w:szCs w:val="26"/>
          <w:rtl w:val="0"/>
        </w:rPr>
        <w:t xml:space="preserve">Phần phụ lục:</w:t>
      </w:r>
      <w:r w:rsidDel="00000000" w:rsidR="00000000" w:rsidRPr="00000000">
        <w:rPr>
          <w:sz w:val="26"/>
          <w:szCs w:val="26"/>
          <w:rtl w:val="0"/>
        </w:rPr>
        <w:t xml:space="preserve"> ghi các nội dung có liên quan đến khóa luận hoặc các tài liệu gốc được dùng để làm khóa luận. Nếu có nhiều hơn 2 phụ lục thì phải được phân biệt bằng số ( Phụ lục 1, phụ lục 2,…) hoặc bằng chữ cái ( Phụ lục A, Phụ lục B,…) và phải có tên.</w:t>
      </w:r>
    </w:p>
    <w:p w:rsidR="00000000" w:rsidDel="00000000" w:rsidP="00000000" w:rsidRDefault="00000000" w:rsidRPr="00000000" w14:paraId="00000096">
      <w:pPr>
        <w:tabs>
          <w:tab w:val="left" w:leader="none" w:pos="7440"/>
        </w:tabs>
        <w:spacing w:line="360" w:lineRule="auto"/>
        <w:ind w:left="720" w:firstLine="720"/>
        <w:jc w:val="center"/>
        <w:rPr>
          <w:b w:val="1"/>
          <w:sz w:val="28"/>
          <w:szCs w:val="28"/>
        </w:rPr>
      </w:pPr>
      <w:r w:rsidDel="00000000" w:rsidR="00000000" w:rsidRPr="00000000">
        <w:br w:type="column"/>
      </w:r>
      <w:r w:rsidDel="00000000" w:rsidR="00000000" w:rsidRPr="00000000">
        <w:rPr>
          <w:b w:val="1"/>
          <w:sz w:val="28"/>
          <w:szCs w:val="28"/>
          <w:rtl w:val="0"/>
        </w:rPr>
        <w:t xml:space="preserve">PHẦN 6: ĐỊNH DẠNG BÁO CÁO THỰC TẬP VÀ KHÓA LUẬN</w:t>
      </w:r>
    </w:p>
    <w:p w:rsidR="00000000" w:rsidDel="00000000" w:rsidP="00000000" w:rsidRDefault="00000000" w:rsidRPr="00000000" w14:paraId="00000097">
      <w:pPr>
        <w:tabs>
          <w:tab w:val="left" w:leader="none" w:pos="7440"/>
        </w:tabs>
        <w:spacing w:line="360" w:lineRule="auto"/>
        <w:ind w:left="720" w:firstLine="720"/>
        <w:jc w:val="center"/>
        <w:rPr>
          <w:b w:val="1"/>
          <w:sz w:val="28"/>
          <w:szCs w:val="28"/>
        </w:rPr>
      </w:pPr>
      <w:r w:rsidDel="00000000" w:rsidR="00000000" w:rsidRPr="00000000">
        <w:rPr>
          <w:rtl w:val="0"/>
        </w:rPr>
      </w:r>
    </w:p>
    <w:p w:rsidR="00000000" w:rsidDel="00000000" w:rsidP="00000000" w:rsidRDefault="00000000" w:rsidRPr="00000000" w14:paraId="00000098">
      <w:pPr>
        <w:numPr>
          <w:ilvl w:val="0"/>
          <w:numId w:val="2"/>
        </w:numPr>
        <w:tabs>
          <w:tab w:val="left" w:leader="none" w:pos="7440"/>
        </w:tabs>
        <w:spacing w:line="360" w:lineRule="auto"/>
        <w:ind w:left="360" w:hanging="360"/>
        <w:jc w:val="both"/>
        <w:rPr>
          <w:sz w:val="26"/>
          <w:szCs w:val="26"/>
        </w:rPr>
      </w:pPr>
      <w:r w:rsidDel="00000000" w:rsidR="00000000" w:rsidRPr="00000000">
        <w:rPr>
          <w:b w:val="1"/>
          <w:sz w:val="26"/>
          <w:szCs w:val="26"/>
          <w:rtl w:val="0"/>
        </w:rPr>
        <w:t xml:space="preserve">Khổ giấy: </w:t>
      </w:r>
      <w:r w:rsidDel="00000000" w:rsidR="00000000" w:rsidRPr="00000000">
        <w:rPr>
          <w:sz w:val="26"/>
          <w:szCs w:val="26"/>
          <w:rtl w:val="0"/>
        </w:rPr>
        <w:t xml:space="preserve">A4</w:t>
      </w:r>
    </w:p>
    <w:p w:rsidR="00000000" w:rsidDel="00000000" w:rsidP="00000000" w:rsidRDefault="00000000" w:rsidRPr="00000000" w14:paraId="00000099">
      <w:pPr>
        <w:numPr>
          <w:ilvl w:val="0"/>
          <w:numId w:val="2"/>
        </w:numPr>
        <w:tabs>
          <w:tab w:val="left" w:leader="none" w:pos="360"/>
        </w:tabs>
        <w:spacing w:line="360" w:lineRule="auto"/>
        <w:ind w:left="360" w:hanging="360"/>
        <w:jc w:val="both"/>
        <w:rPr>
          <w:sz w:val="26"/>
          <w:szCs w:val="26"/>
        </w:rPr>
      </w:pPr>
      <w:r w:rsidDel="00000000" w:rsidR="00000000" w:rsidRPr="00000000">
        <w:rPr>
          <w:b w:val="1"/>
          <w:sz w:val="26"/>
          <w:szCs w:val="26"/>
          <w:rtl w:val="0"/>
        </w:rPr>
        <w:t xml:space="preserve">Kiểu chữ ( font):</w:t>
      </w:r>
      <w:r w:rsidDel="00000000" w:rsidR="00000000" w:rsidRPr="00000000">
        <w:rPr>
          <w:sz w:val="26"/>
          <w:szCs w:val="26"/>
          <w:rtl w:val="0"/>
        </w:rPr>
        <w:t xml:space="preserve"> Times New Roman, đánh Unicode</w:t>
      </w:r>
    </w:p>
    <w:p w:rsidR="00000000" w:rsidDel="00000000" w:rsidP="00000000" w:rsidRDefault="00000000" w:rsidRPr="00000000" w14:paraId="0000009A">
      <w:pPr>
        <w:numPr>
          <w:ilvl w:val="0"/>
          <w:numId w:val="2"/>
        </w:numPr>
        <w:tabs>
          <w:tab w:val="left" w:leader="none" w:pos="360"/>
        </w:tabs>
        <w:spacing w:line="360" w:lineRule="auto"/>
        <w:ind w:left="360" w:hanging="360"/>
        <w:jc w:val="both"/>
        <w:rPr>
          <w:sz w:val="26"/>
          <w:szCs w:val="26"/>
        </w:rPr>
      </w:pPr>
      <w:r w:rsidDel="00000000" w:rsidR="00000000" w:rsidRPr="00000000">
        <w:rPr>
          <w:b w:val="1"/>
          <w:sz w:val="26"/>
          <w:szCs w:val="26"/>
          <w:rtl w:val="0"/>
        </w:rPr>
        <w:t xml:space="preserve">Cỡ chữ (Size), định dạng (Style)</w:t>
      </w:r>
      <w:r w:rsidDel="00000000" w:rsidR="00000000" w:rsidRPr="00000000">
        <w:rPr>
          <w:rtl w:val="0"/>
        </w:rPr>
      </w:r>
    </w:p>
    <w:tbl>
      <w:tblPr>
        <w:tblStyle w:val="Table1"/>
        <w:tblW w:w="10278.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2250"/>
        <w:gridCol w:w="1170"/>
        <w:gridCol w:w="4500"/>
        <w:tblGridChange w:id="0">
          <w:tblGrid>
            <w:gridCol w:w="2358"/>
            <w:gridCol w:w="2250"/>
            <w:gridCol w:w="1170"/>
            <w:gridCol w:w="4500"/>
          </w:tblGrid>
        </w:tblGridChange>
      </w:tblGrid>
      <w:tr>
        <w:trPr>
          <w:cantSplit w:val="0"/>
          <w:tblHeader w:val="0"/>
        </w:trPr>
        <w:tc>
          <w:tcPr>
            <w:shd w:fill="d9d9d9" w:val="clear"/>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360"/>
              </w:tabs>
              <w:spacing w:after="200" w:before="200" w:line="288" w:lineRule="auto"/>
              <w:jc w:val="both"/>
              <w:rPr>
                <w:b w:val="1"/>
                <w:sz w:val="26"/>
                <w:szCs w:val="26"/>
              </w:rPr>
            </w:pPr>
            <w:r w:rsidDel="00000000" w:rsidR="00000000" w:rsidRPr="00000000">
              <w:rPr>
                <w:b w:val="1"/>
                <w:sz w:val="26"/>
                <w:szCs w:val="26"/>
                <w:rtl w:val="0"/>
              </w:rPr>
              <w:t xml:space="preserve">ĐỀ MỤC</w:t>
            </w:r>
          </w:p>
        </w:tc>
        <w:tc>
          <w:tcPr>
            <w:shd w:fill="d9d9d9" w:val="clear"/>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360"/>
              </w:tabs>
              <w:spacing w:after="200" w:before="200" w:line="288" w:lineRule="auto"/>
              <w:jc w:val="both"/>
              <w:rPr>
                <w:b w:val="1"/>
                <w:sz w:val="26"/>
                <w:szCs w:val="26"/>
              </w:rPr>
            </w:pPr>
            <w:r w:rsidDel="00000000" w:rsidR="00000000" w:rsidRPr="00000000">
              <w:rPr>
                <w:b w:val="1"/>
                <w:sz w:val="26"/>
                <w:szCs w:val="26"/>
                <w:rtl w:val="0"/>
              </w:rPr>
              <w:t xml:space="preserve">Ký hiệu</w:t>
            </w:r>
          </w:p>
        </w:tc>
        <w:tc>
          <w:tcPr>
            <w:shd w:fill="d9d9d9"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360"/>
              </w:tabs>
              <w:spacing w:after="200" w:before="200" w:line="288" w:lineRule="auto"/>
              <w:jc w:val="both"/>
              <w:rPr>
                <w:b w:val="1"/>
                <w:sz w:val="26"/>
                <w:szCs w:val="26"/>
              </w:rPr>
            </w:pPr>
            <w:r w:rsidDel="00000000" w:rsidR="00000000" w:rsidRPr="00000000">
              <w:rPr>
                <w:b w:val="1"/>
                <w:sz w:val="26"/>
                <w:szCs w:val="26"/>
                <w:rtl w:val="0"/>
              </w:rPr>
              <w:t xml:space="preserve">Cỡ chữ </w:t>
            </w:r>
          </w:p>
        </w:tc>
        <w:tc>
          <w:tcPr>
            <w:shd w:fill="d9d9d9" w:val="clear"/>
          </w:tcPr>
          <w:p w:rsidR="00000000" w:rsidDel="00000000" w:rsidP="00000000" w:rsidRDefault="00000000" w:rsidRPr="00000000" w14:paraId="0000009E">
            <w:pPr>
              <w:tabs>
                <w:tab w:val="left" w:leader="none" w:pos="360"/>
              </w:tabs>
              <w:spacing w:after="200" w:before="200" w:line="288" w:lineRule="auto"/>
              <w:jc w:val="both"/>
              <w:rPr>
                <w:b w:val="1"/>
                <w:sz w:val="26"/>
                <w:szCs w:val="26"/>
              </w:rPr>
            </w:pPr>
            <w:r w:rsidDel="00000000" w:rsidR="00000000" w:rsidRPr="00000000">
              <w:rPr>
                <w:b w:val="1"/>
                <w:sz w:val="26"/>
                <w:szCs w:val="26"/>
                <w:rtl w:val="0"/>
              </w:rPr>
              <w:t xml:space="preserve">Kiểu</w:t>
            </w:r>
          </w:p>
        </w:tc>
      </w:tr>
      <w:tr>
        <w:trPr>
          <w:cantSplit w:val="0"/>
          <w:tblHeader w:val="0"/>
        </w:trPr>
        <w:tc>
          <w:tcPr/>
          <w:p w:rsidR="00000000" w:rsidDel="00000000" w:rsidP="00000000" w:rsidRDefault="00000000" w:rsidRPr="00000000" w14:paraId="0000009F">
            <w:pPr>
              <w:tabs>
                <w:tab w:val="left" w:leader="none" w:pos="360"/>
              </w:tabs>
              <w:spacing w:line="288" w:lineRule="auto"/>
              <w:jc w:val="both"/>
              <w:rPr>
                <w:sz w:val="26"/>
                <w:szCs w:val="26"/>
              </w:rPr>
            </w:pPr>
            <w:r w:rsidDel="00000000" w:rsidR="00000000" w:rsidRPr="00000000">
              <w:rPr>
                <w:sz w:val="26"/>
                <w:szCs w:val="26"/>
                <w:rtl w:val="0"/>
              </w:rPr>
              <w:t xml:space="preserve">Tiêu đề cấp 1</w:t>
            </w:r>
          </w:p>
        </w:tc>
        <w:tc>
          <w:tcPr/>
          <w:p w:rsidR="00000000" w:rsidDel="00000000" w:rsidP="00000000" w:rsidRDefault="00000000" w:rsidRPr="00000000" w14:paraId="000000A0">
            <w:pPr>
              <w:tabs>
                <w:tab w:val="left" w:leader="none" w:pos="360"/>
              </w:tabs>
              <w:spacing w:line="288" w:lineRule="auto"/>
              <w:jc w:val="both"/>
              <w:rPr>
                <w:sz w:val="26"/>
                <w:szCs w:val="26"/>
              </w:rPr>
            </w:pPr>
            <w:r w:rsidDel="00000000" w:rsidR="00000000" w:rsidRPr="00000000">
              <w:rPr>
                <w:sz w:val="26"/>
                <w:szCs w:val="26"/>
                <w:rtl w:val="0"/>
              </w:rPr>
              <w:t xml:space="preserve">Phần 1/ Chương 1.</w:t>
            </w:r>
          </w:p>
          <w:p w:rsidR="00000000" w:rsidDel="00000000" w:rsidP="00000000" w:rsidRDefault="00000000" w:rsidRPr="00000000" w14:paraId="000000A1">
            <w:pPr>
              <w:tabs>
                <w:tab w:val="left" w:leader="none" w:pos="360"/>
              </w:tabs>
              <w:spacing w:line="288" w:lineRule="auto"/>
              <w:jc w:val="both"/>
              <w:rPr>
                <w:sz w:val="26"/>
                <w:szCs w:val="26"/>
              </w:rPr>
            </w:pPr>
            <w:r w:rsidDel="00000000" w:rsidR="00000000" w:rsidRPr="00000000">
              <w:rPr>
                <w:sz w:val="26"/>
                <w:szCs w:val="26"/>
                <w:rtl w:val="0"/>
              </w:rPr>
              <w:t xml:space="preserve">Phần 2/ Chương 2.</w:t>
            </w:r>
          </w:p>
        </w:tc>
        <w:tc>
          <w:tcPr/>
          <w:p w:rsidR="00000000" w:rsidDel="00000000" w:rsidP="00000000" w:rsidRDefault="00000000" w:rsidRPr="00000000" w14:paraId="000000A2">
            <w:pPr>
              <w:tabs>
                <w:tab w:val="left" w:leader="none" w:pos="360"/>
              </w:tabs>
              <w:spacing w:line="288" w:lineRule="auto"/>
              <w:jc w:val="both"/>
              <w:rPr>
                <w:sz w:val="26"/>
                <w:szCs w:val="26"/>
              </w:rPr>
            </w:pPr>
            <w:r w:rsidDel="00000000" w:rsidR="00000000" w:rsidRPr="00000000">
              <w:rPr>
                <w:sz w:val="26"/>
                <w:szCs w:val="26"/>
                <w:rtl w:val="0"/>
              </w:rPr>
              <w:t xml:space="preserve">16</w:t>
            </w:r>
          </w:p>
        </w:tc>
        <w:tc>
          <w:tcPr/>
          <w:p w:rsidR="00000000" w:rsidDel="00000000" w:rsidP="00000000" w:rsidRDefault="00000000" w:rsidRPr="00000000" w14:paraId="000000A3">
            <w:pPr>
              <w:tabs>
                <w:tab w:val="left" w:leader="none" w:pos="360"/>
              </w:tabs>
              <w:spacing w:line="288" w:lineRule="auto"/>
              <w:jc w:val="both"/>
              <w:rPr>
                <w:sz w:val="26"/>
                <w:szCs w:val="26"/>
              </w:rPr>
            </w:pPr>
            <w:r w:rsidDel="00000000" w:rsidR="00000000" w:rsidRPr="00000000">
              <w:rPr>
                <w:sz w:val="26"/>
                <w:szCs w:val="26"/>
                <w:rtl w:val="0"/>
              </w:rPr>
              <w:t xml:space="preserve">Viết hoa, in đậm, canh giữa</w:t>
            </w:r>
          </w:p>
        </w:tc>
      </w:tr>
      <w:tr>
        <w:trPr>
          <w:cantSplit w:val="0"/>
          <w:tblHeader w:val="0"/>
        </w:trPr>
        <w:tc>
          <w:tcPr/>
          <w:p w:rsidR="00000000" w:rsidDel="00000000" w:rsidP="00000000" w:rsidRDefault="00000000" w:rsidRPr="00000000" w14:paraId="000000A4">
            <w:pPr>
              <w:tabs>
                <w:tab w:val="left" w:leader="none" w:pos="360"/>
              </w:tabs>
              <w:spacing w:line="288" w:lineRule="auto"/>
              <w:jc w:val="both"/>
              <w:rPr>
                <w:sz w:val="26"/>
                <w:szCs w:val="26"/>
              </w:rPr>
            </w:pPr>
            <w:r w:rsidDel="00000000" w:rsidR="00000000" w:rsidRPr="00000000">
              <w:rPr>
                <w:sz w:val="26"/>
                <w:szCs w:val="26"/>
                <w:rtl w:val="0"/>
              </w:rPr>
              <w:t xml:space="preserve">Tiêu đề cấp 2</w:t>
            </w:r>
          </w:p>
        </w:tc>
        <w:tc>
          <w:tcPr/>
          <w:p w:rsidR="00000000" w:rsidDel="00000000" w:rsidP="00000000" w:rsidRDefault="00000000" w:rsidRPr="00000000" w14:paraId="000000A5">
            <w:pPr>
              <w:tabs>
                <w:tab w:val="left" w:leader="none" w:pos="360"/>
              </w:tabs>
              <w:spacing w:line="288" w:lineRule="auto"/>
              <w:jc w:val="both"/>
              <w:rPr>
                <w:sz w:val="26"/>
                <w:szCs w:val="26"/>
              </w:rPr>
            </w:pPr>
            <w:r w:rsidDel="00000000" w:rsidR="00000000" w:rsidRPr="00000000">
              <w:rPr>
                <w:sz w:val="26"/>
                <w:szCs w:val="26"/>
                <w:rtl w:val="0"/>
              </w:rPr>
              <w:t xml:space="preserve">1.1</w:t>
            </w:r>
          </w:p>
          <w:p w:rsidR="00000000" w:rsidDel="00000000" w:rsidP="00000000" w:rsidRDefault="00000000" w:rsidRPr="00000000" w14:paraId="000000A6">
            <w:pPr>
              <w:tabs>
                <w:tab w:val="left" w:leader="none" w:pos="360"/>
              </w:tabs>
              <w:spacing w:line="288" w:lineRule="auto"/>
              <w:jc w:val="both"/>
              <w:rPr>
                <w:sz w:val="26"/>
                <w:szCs w:val="26"/>
              </w:rPr>
            </w:pPr>
            <w:r w:rsidDel="00000000" w:rsidR="00000000" w:rsidRPr="00000000">
              <w:rPr>
                <w:sz w:val="26"/>
                <w:szCs w:val="26"/>
                <w:rtl w:val="0"/>
              </w:rPr>
              <w:t xml:space="preserve">1.2</w:t>
            </w:r>
          </w:p>
          <w:p w:rsidR="00000000" w:rsidDel="00000000" w:rsidP="00000000" w:rsidRDefault="00000000" w:rsidRPr="00000000" w14:paraId="000000A7">
            <w:pPr>
              <w:tabs>
                <w:tab w:val="left" w:leader="none" w:pos="360"/>
              </w:tabs>
              <w:spacing w:line="288" w:lineRule="auto"/>
              <w:jc w:val="both"/>
              <w:rPr>
                <w:sz w:val="26"/>
                <w:szCs w:val="26"/>
              </w:rPr>
            </w:pPr>
            <w:r w:rsidDel="00000000" w:rsidR="00000000" w:rsidRPr="00000000">
              <w:rPr>
                <w:sz w:val="26"/>
                <w:szCs w:val="26"/>
                <w:rtl w:val="0"/>
              </w:rPr>
              <w:t xml:space="preserve">2.1</w:t>
            </w:r>
          </w:p>
        </w:tc>
        <w:tc>
          <w:tcPr/>
          <w:p w:rsidR="00000000" w:rsidDel="00000000" w:rsidP="00000000" w:rsidRDefault="00000000" w:rsidRPr="00000000" w14:paraId="000000A8">
            <w:pPr>
              <w:tabs>
                <w:tab w:val="left" w:leader="none" w:pos="360"/>
              </w:tabs>
              <w:spacing w:line="288" w:lineRule="auto"/>
              <w:jc w:val="both"/>
              <w:rPr>
                <w:sz w:val="26"/>
                <w:szCs w:val="26"/>
              </w:rPr>
            </w:pPr>
            <w:r w:rsidDel="00000000" w:rsidR="00000000" w:rsidRPr="00000000">
              <w:rPr>
                <w:sz w:val="26"/>
                <w:szCs w:val="26"/>
                <w:rtl w:val="0"/>
              </w:rPr>
              <w:t xml:space="preserve">14</w:t>
            </w:r>
          </w:p>
        </w:tc>
        <w:tc>
          <w:tcPr/>
          <w:p w:rsidR="00000000" w:rsidDel="00000000" w:rsidP="00000000" w:rsidRDefault="00000000" w:rsidRPr="00000000" w14:paraId="000000A9">
            <w:pPr>
              <w:tabs>
                <w:tab w:val="left" w:leader="none" w:pos="360"/>
              </w:tabs>
              <w:spacing w:line="288" w:lineRule="auto"/>
              <w:jc w:val="both"/>
              <w:rPr>
                <w:sz w:val="26"/>
                <w:szCs w:val="26"/>
              </w:rPr>
            </w:pPr>
            <w:r w:rsidDel="00000000" w:rsidR="00000000" w:rsidRPr="00000000">
              <w:rPr>
                <w:sz w:val="26"/>
                <w:szCs w:val="26"/>
                <w:rtl w:val="0"/>
              </w:rPr>
              <w:t xml:space="preserve">Viết thường, in đậm, canh trái</w:t>
            </w:r>
          </w:p>
        </w:tc>
      </w:tr>
      <w:tr>
        <w:trPr>
          <w:cantSplit w:val="0"/>
          <w:tblHeader w:val="0"/>
        </w:trPr>
        <w:tc>
          <w:tcPr/>
          <w:p w:rsidR="00000000" w:rsidDel="00000000" w:rsidP="00000000" w:rsidRDefault="00000000" w:rsidRPr="00000000" w14:paraId="000000AA">
            <w:pPr>
              <w:tabs>
                <w:tab w:val="left" w:leader="none" w:pos="360"/>
              </w:tabs>
              <w:spacing w:line="288" w:lineRule="auto"/>
              <w:jc w:val="both"/>
              <w:rPr>
                <w:sz w:val="26"/>
                <w:szCs w:val="26"/>
              </w:rPr>
            </w:pPr>
            <w:r w:rsidDel="00000000" w:rsidR="00000000" w:rsidRPr="00000000">
              <w:rPr>
                <w:sz w:val="26"/>
                <w:szCs w:val="26"/>
                <w:rtl w:val="0"/>
              </w:rPr>
              <w:t xml:space="preserve">Tiêu đề cấp 3</w:t>
            </w:r>
          </w:p>
        </w:tc>
        <w:tc>
          <w:tcPr/>
          <w:p w:rsidR="00000000" w:rsidDel="00000000" w:rsidP="00000000" w:rsidRDefault="00000000" w:rsidRPr="00000000" w14:paraId="000000AB">
            <w:pPr>
              <w:tabs>
                <w:tab w:val="left" w:leader="none" w:pos="360"/>
              </w:tabs>
              <w:spacing w:line="288" w:lineRule="auto"/>
              <w:jc w:val="both"/>
              <w:rPr>
                <w:sz w:val="26"/>
                <w:szCs w:val="26"/>
              </w:rPr>
            </w:pPr>
            <w:r w:rsidDel="00000000" w:rsidR="00000000" w:rsidRPr="00000000">
              <w:rPr>
                <w:sz w:val="26"/>
                <w:szCs w:val="26"/>
                <w:rtl w:val="0"/>
              </w:rPr>
              <w:t xml:space="preserve">1.1.1</w:t>
            </w:r>
          </w:p>
          <w:p w:rsidR="00000000" w:rsidDel="00000000" w:rsidP="00000000" w:rsidRDefault="00000000" w:rsidRPr="00000000" w14:paraId="000000AC">
            <w:pPr>
              <w:tabs>
                <w:tab w:val="left" w:leader="none" w:pos="360"/>
              </w:tabs>
              <w:spacing w:line="288" w:lineRule="auto"/>
              <w:jc w:val="both"/>
              <w:rPr>
                <w:sz w:val="26"/>
                <w:szCs w:val="26"/>
              </w:rPr>
            </w:pPr>
            <w:r w:rsidDel="00000000" w:rsidR="00000000" w:rsidRPr="00000000">
              <w:rPr>
                <w:sz w:val="26"/>
                <w:szCs w:val="26"/>
                <w:rtl w:val="0"/>
              </w:rPr>
              <w:t xml:space="preserve">1.2.1</w:t>
            </w:r>
          </w:p>
          <w:p w:rsidR="00000000" w:rsidDel="00000000" w:rsidP="00000000" w:rsidRDefault="00000000" w:rsidRPr="00000000" w14:paraId="000000AD">
            <w:pPr>
              <w:tabs>
                <w:tab w:val="left" w:leader="none" w:pos="360"/>
              </w:tabs>
              <w:spacing w:line="288" w:lineRule="auto"/>
              <w:jc w:val="both"/>
              <w:rPr>
                <w:sz w:val="26"/>
                <w:szCs w:val="26"/>
              </w:rPr>
            </w:pPr>
            <w:r w:rsidDel="00000000" w:rsidR="00000000" w:rsidRPr="00000000">
              <w:rPr>
                <w:sz w:val="26"/>
                <w:szCs w:val="26"/>
                <w:rtl w:val="0"/>
              </w:rPr>
              <w:t xml:space="preserve">2.1.1</w:t>
            </w:r>
          </w:p>
        </w:tc>
        <w:tc>
          <w:tcPr/>
          <w:p w:rsidR="00000000" w:rsidDel="00000000" w:rsidP="00000000" w:rsidRDefault="00000000" w:rsidRPr="00000000" w14:paraId="000000AE">
            <w:pPr>
              <w:tabs>
                <w:tab w:val="left" w:leader="none" w:pos="360"/>
              </w:tabs>
              <w:spacing w:line="288" w:lineRule="auto"/>
              <w:jc w:val="both"/>
              <w:rPr>
                <w:sz w:val="26"/>
                <w:szCs w:val="26"/>
              </w:rPr>
            </w:pPr>
            <w:r w:rsidDel="00000000" w:rsidR="00000000" w:rsidRPr="00000000">
              <w:rPr>
                <w:sz w:val="26"/>
                <w:szCs w:val="26"/>
                <w:rtl w:val="0"/>
              </w:rPr>
              <w:t xml:space="preserve">12 - 13</w:t>
            </w:r>
          </w:p>
        </w:tc>
        <w:tc>
          <w:tcPr/>
          <w:p w:rsidR="00000000" w:rsidDel="00000000" w:rsidP="00000000" w:rsidRDefault="00000000" w:rsidRPr="00000000" w14:paraId="000000AF">
            <w:pPr>
              <w:tabs>
                <w:tab w:val="left" w:leader="none" w:pos="360"/>
              </w:tabs>
              <w:spacing w:line="288" w:lineRule="auto"/>
              <w:jc w:val="both"/>
              <w:rPr>
                <w:sz w:val="26"/>
                <w:szCs w:val="26"/>
              </w:rPr>
            </w:pPr>
            <w:r w:rsidDel="00000000" w:rsidR="00000000" w:rsidRPr="00000000">
              <w:rPr>
                <w:sz w:val="26"/>
                <w:szCs w:val="26"/>
                <w:rtl w:val="0"/>
              </w:rPr>
              <w:t xml:space="preserve">Viết thường, in nghiêng, canh trái</w:t>
            </w:r>
          </w:p>
        </w:tc>
      </w:tr>
      <w:tr>
        <w:trPr>
          <w:cantSplit w:val="0"/>
          <w:tblHeader w:val="0"/>
        </w:trPr>
        <w:tc>
          <w:tcPr/>
          <w:p w:rsidR="00000000" w:rsidDel="00000000" w:rsidP="00000000" w:rsidRDefault="00000000" w:rsidRPr="00000000" w14:paraId="000000B0">
            <w:pPr>
              <w:tabs>
                <w:tab w:val="left" w:leader="none" w:pos="360"/>
              </w:tabs>
              <w:spacing w:line="288" w:lineRule="auto"/>
              <w:jc w:val="both"/>
              <w:rPr>
                <w:sz w:val="26"/>
                <w:szCs w:val="26"/>
              </w:rPr>
            </w:pPr>
            <w:r w:rsidDel="00000000" w:rsidR="00000000" w:rsidRPr="00000000">
              <w:rPr>
                <w:sz w:val="26"/>
                <w:szCs w:val="26"/>
                <w:rtl w:val="0"/>
              </w:rPr>
              <w:t xml:space="preserve">Tiêu đề cấp 4</w:t>
            </w:r>
          </w:p>
        </w:tc>
        <w:tc>
          <w:tcPr/>
          <w:p w:rsidR="00000000" w:rsidDel="00000000" w:rsidP="00000000" w:rsidRDefault="00000000" w:rsidRPr="00000000" w14:paraId="000000B1">
            <w:pPr>
              <w:tabs>
                <w:tab w:val="left" w:leader="none" w:pos="360"/>
              </w:tabs>
              <w:spacing w:line="288" w:lineRule="auto"/>
              <w:jc w:val="both"/>
              <w:rPr>
                <w:sz w:val="26"/>
                <w:szCs w:val="26"/>
              </w:rPr>
            </w:pPr>
            <w:r w:rsidDel="00000000" w:rsidR="00000000" w:rsidRPr="00000000">
              <w:rPr>
                <w:sz w:val="26"/>
                <w:szCs w:val="26"/>
                <w:rtl w:val="0"/>
              </w:rPr>
              <w:t xml:space="preserve">1.1.1.1</w:t>
            </w:r>
          </w:p>
          <w:p w:rsidR="00000000" w:rsidDel="00000000" w:rsidP="00000000" w:rsidRDefault="00000000" w:rsidRPr="00000000" w14:paraId="000000B2">
            <w:pPr>
              <w:tabs>
                <w:tab w:val="left" w:leader="none" w:pos="360"/>
              </w:tabs>
              <w:spacing w:line="288" w:lineRule="auto"/>
              <w:jc w:val="both"/>
              <w:rPr>
                <w:sz w:val="26"/>
                <w:szCs w:val="26"/>
              </w:rPr>
            </w:pPr>
            <w:r w:rsidDel="00000000" w:rsidR="00000000" w:rsidRPr="00000000">
              <w:rPr>
                <w:sz w:val="26"/>
                <w:szCs w:val="26"/>
                <w:rtl w:val="0"/>
              </w:rPr>
              <w:t xml:space="preserve">1.1.1.2</w:t>
            </w:r>
          </w:p>
          <w:p w:rsidR="00000000" w:rsidDel="00000000" w:rsidP="00000000" w:rsidRDefault="00000000" w:rsidRPr="00000000" w14:paraId="000000B3">
            <w:pPr>
              <w:tabs>
                <w:tab w:val="left" w:leader="none" w:pos="360"/>
              </w:tabs>
              <w:spacing w:line="288" w:lineRule="auto"/>
              <w:jc w:val="both"/>
              <w:rPr>
                <w:sz w:val="26"/>
                <w:szCs w:val="26"/>
              </w:rPr>
            </w:pPr>
            <w:r w:rsidDel="00000000" w:rsidR="00000000" w:rsidRPr="00000000">
              <w:rPr>
                <w:sz w:val="26"/>
                <w:szCs w:val="26"/>
                <w:rtl w:val="0"/>
              </w:rPr>
              <w:t xml:space="preserve">2.1.1.1</w:t>
            </w:r>
          </w:p>
        </w:tc>
        <w:tc>
          <w:tcPr/>
          <w:p w:rsidR="00000000" w:rsidDel="00000000" w:rsidP="00000000" w:rsidRDefault="00000000" w:rsidRPr="00000000" w14:paraId="000000B4">
            <w:pPr>
              <w:tabs>
                <w:tab w:val="left" w:leader="none" w:pos="360"/>
              </w:tabs>
              <w:spacing w:line="288" w:lineRule="auto"/>
              <w:jc w:val="both"/>
              <w:rPr>
                <w:sz w:val="26"/>
                <w:szCs w:val="26"/>
              </w:rPr>
            </w:pPr>
            <w:r w:rsidDel="00000000" w:rsidR="00000000" w:rsidRPr="00000000">
              <w:rPr>
                <w:sz w:val="26"/>
                <w:szCs w:val="26"/>
                <w:rtl w:val="0"/>
              </w:rPr>
              <w:t xml:space="preserve">12 - 13</w:t>
            </w:r>
          </w:p>
        </w:tc>
        <w:tc>
          <w:tcPr/>
          <w:p w:rsidR="00000000" w:rsidDel="00000000" w:rsidP="00000000" w:rsidRDefault="00000000" w:rsidRPr="00000000" w14:paraId="000000B5">
            <w:pPr>
              <w:tabs>
                <w:tab w:val="left" w:leader="none" w:pos="360"/>
              </w:tabs>
              <w:spacing w:line="288" w:lineRule="auto"/>
              <w:jc w:val="both"/>
              <w:rPr>
                <w:sz w:val="26"/>
                <w:szCs w:val="26"/>
              </w:rPr>
            </w:pPr>
            <w:r w:rsidDel="00000000" w:rsidR="00000000" w:rsidRPr="00000000">
              <w:rPr>
                <w:sz w:val="26"/>
                <w:szCs w:val="26"/>
                <w:rtl w:val="0"/>
              </w:rPr>
              <w:t xml:space="preserve">Viết thường, canh trái, (có thể in nghiêng)</w:t>
            </w:r>
          </w:p>
        </w:tc>
      </w:tr>
      <w:tr>
        <w:trPr>
          <w:cantSplit w:val="0"/>
          <w:tblHeader w:val="0"/>
        </w:trPr>
        <w:tc>
          <w:tcPr/>
          <w:p w:rsidR="00000000" w:rsidDel="00000000" w:rsidP="00000000" w:rsidRDefault="00000000" w:rsidRPr="00000000" w14:paraId="000000B6">
            <w:pPr>
              <w:tabs>
                <w:tab w:val="left" w:leader="none" w:pos="360"/>
              </w:tabs>
              <w:spacing w:line="288" w:lineRule="auto"/>
              <w:jc w:val="both"/>
              <w:rPr>
                <w:sz w:val="26"/>
                <w:szCs w:val="26"/>
              </w:rPr>
            </w:pPr>
            <w:r w:rsidDel="00000000" w:rsidR="00000000" w:rsidRPr="00000000">
              <w:rPr>
                <w:sz w:val="26"/>
                <w:szCs w:val="26"/>
                <w:rtl w:val="0"/>
              </w:rPr>
              <w:t xml:space="preserve">Văn bản (body text)</w:t>
            </w:r>
          </w:p>
        </w:tc>
        <w:tc>
          <w:tcPr/>
          <w:p w:rsidR="00000000" w:rsidDel="00000000" w:rsidP="00000000" w:rsidRDefault="00000000" w:rsidRPr="00000000" w14:paraId="000000B7">
            <w:pPr>
              <w:tabs>
                <w:tab w:val="left" w:leader="none" w:pos="360"/>
              </w:tabs>
              <w:spacing w:line="288" w:lineRule="auto"/>
              <w:jc w:val="both"/>
              <w:rPr>
                <w:sz w:val="26"/>
                <w:szCs w:val="26"/>
              </w:rPr>
            </w:pPr>
            <w:r w:rsidDel="00000000" w:rsidR="00000000" w:rsidRPr="00000000">
              <w:rPr>
                <w:rtl w:val="0"/>
              </w:rPr>
            </w:r>
          </w:p>
        </w:tc>
        <w:tc>
          <w:tcPr/>
          <w:p w:rsidR="00000000" w:rsidDel="00000000" w:rsidP="00000000" w:rsidRDefault="00000000" w:rsidRPr="00000000" w14:paraId="000000B8">
            <w:pPr>
              <w:tabs>
                <w:tab w:val="left" w:leader="none" w:pos="360"/>
              </w:tabs>
              <w:spacing w:line="288" w:lineRule="auto"/>
              <w:jc w:val="both"/>
              <w:rPr>
                <w:sz w:val="26"/>
                <w:szCs w:val="26"/>
              </w:rPr>
            </w:pPr>
            <w:r w:rsidDel="00000000" w:rsidR="00000000" w:rsidRPr="00000000">
              <w:rPr>
                <w:sz w:val="26"/>
                <w:szCs w:val="26"/>
                <w:rtl w:val="0"/>
              </w:rPr>
              <w:t xml:space="preserve">12 - 13</w:t>
            </w:r>
          </w:p>
        </w:tc>
        <w:tc>
          <w:tcPr/>
          <w:p w:rsidR="00000000" w:rsidDel="00000000" w:rsidP="00000000" w:rsidRDefault="00000000" w:rsidRPr="00000000" w14:paraId="000000B9">
            <w:pPr>
              <w:tabs>
                <w:tab w:val="left" w:leader="none" w:pos="360"/>
              </w:tabs>
              <w:spacing w:line="288" w:lineRule="auto"/>
              <w:jc w:val="both"/>
              <w:rPr>
                <w:sz w:val="26"/>
                <w:szCs w:val="26"/>
              </w:rPr>
            </w:pPr>
            <w:r w:rsidDel="00000000" w:rsidR="00000000" w:rsidRPr="00000000">
              <w:rPr>
                <w:sz w:val="26"/>
                <w:szCs w:val="26"/>
                <w:rtl w:val="0"/>
              </w:rPr>
              <w:t xml:space="preserve">Viết thường, canh đều - Justify (Ctrl +J)</w:t>
            </w:r>
          </w:p>
        </w:tc>
      </w:tr>
      <w:tr>
        <w:trPr>
          <w:cantSplit w:val="0"/>
          <w:tblHeader w:val="0"/>
        </w:trPr>
        <w:tc>
          <w:tcPr/>
          <w:p w:rsidR="00000000" w:rsidDel="00000000" w:rsidP="00000000" w:rsidRDefault="00000000" w:rsidRPr="00000000" w14:paraId="000000BA">
            <w:pPr>
              <w:tabs>
                <w:tab w:val="left" w:leader="none" w:pos="360"/>
              </w:tabs>
              <w:spacing w:line="288" w:lineRule="auto"/>
              <w:jc w:val="both"/>
              <w:rPr>
                <w:sz w:val="26"/>
                <w:szCs w:val="26"/>
              </w:rPr>
            </w:pPr>
            <w:r w:rsidDel="00000000" w:rsidR="00000000" w:rsidRPr="00000000">
              <w:rPr>
                <w:sz w:val="26"/>
                <w:szCs w:val="26"/>
                <w:rtl w:val="0"/>
              </w:rPr>
              <w:t xml:space="preserve">Tên bảng, biểu, sơ đồ</w:t>
            </w:r>
          </w:p>
        </w:tc>
        <w:tc>
          <w:tcPr/>
          <w:p w:rsidR="00000000" w:rsidDel="00000000" w:rsidP="00000000" w:rsidRDefault="00000000" w:rsidRPr="00000000" w14:paraId="000000BB">
            <w:pPr>
              <w:tabs>
                <w:tab w:val="left" w:leader="none" w:pos="360"/>
              </w:tabs>
              <w:spacing w:line="288" w:lineRule="auto"/>
              <w:jc w:val="both"/>
              <w:rPr>
                <w:sz w:val="26"/>
                <w:szCs w:val="26"/>
              </w:rPr>
            </w:pPr>
            <w:r w:rsidDel="00000000" w:rsidR="00000000" w:rsidRPr="00000000">
              <w:rPr>
                <w:sz w:val="26"/>
                <w:szCs w:val="26"/>
                <w:rtl w:val="0"/>
              </w:rPr>
              <w:t xml:space="preserve">Bảng 1.1:….</w:t>
            </w:r>
          </w:p>
          <w:p w:rsidR="00000000" w:rsidDel="00000000" w:rsidP="00000000" w:rsidRDefault="00000000" w:rsidRPr="00000000" w14:paraId="000000BC">
            <w:pPr>
              <w:tabs>
                <w:tab w:val="left" w:leader="none" w:pos="360"/>
              </w:tabs>
              <w:spacing w:line="288" w:lineRule="auto"/>
              <w:jc w:val="both"/>
              <w:rPr>
                <w:sz w:val="26"/>
                <w:szCs w:val="26"/>
              </w:rPr>
            </w:pPr>
            <w:r w:rsidDel="00000000" w:rsidR="00000000" w:rsidRPr="00000000">
              <w:rPr>
                <w:sz w:val="26"/>
                <w:szCs w:val="26"/>
                <w:rtl w:val="0"/>
              </w:rPr>
              <w:t xml:space="preserve">Bảng 2.1:….</w:t>
            </w:r>
          </w:p>
        </w:tc>
        <w:tc>
          <w:tcPr/>
          <w:p w:rsidR="00000000" w:rsidDel="00000000" w:rsidP="00000000" w:rsidRDefault="00000000" w:rsidRPr="00000000" w14:paraId="000000BD">
            <w:pPr>
              <w:tabs>
                <w:tab w:val="left" w:leader="none" w:pos="360"/>
              </w:tabs>
              <w:spacing w:line="288" w:lineRule="auto"/>
              <w:jc w:val="both"/>
              <w:rPr>
                <w:sz w:val="26"/>
                <w:szCs w:val="26"/>
              </w:rPr>
            </w:pPr>
            <w:r w:rsidDel="00000000" w:rsidR="00000000" w:rsidRPr="00000000">
              <w:rPr>
                <w:sz w:val="26"/>
                <w:szCs w:val="26"/>
                <w:rtl w:val="0"/>
              </w:rPr>
              <w:t xml:space="preserve">13</w:t>
            </w:r>
          </w:p>
        </w:tc>
        <w:tc>
          <w:tcPr/>
          <w:p w:rsidR="00000000" w:rsidDel="00000000" w:rsidP="00000000" w:rsidRDefault="00000000" w:rsidRPr="00000000" w14:paraId="000000BE">
            <w:pPr>
              <w:tabs>
                <w:tab w:val="left" w:leader="none" w:pos="360"/>
              </w:tabs>
              <w:spacing w:line="288" w:lineRule="auto"/>
              <w:jc w:val="both"/>
              <w:rPr>
                <w:sz w:val="26"/>
                <w:szCs w:val="26"/>
              </w:rPr>
            </w:pPr>
            <w:r w:rsidDel="00000000" w:rsidR="00000000" w:rsidRPr="00000000">
              <w:rPr>
                <w:sz w:val="26"/>
                <w:szCs w:val="26"/>
                <w:rtl w:val="0"/>
              </w:rPr>
              <w:t xml:space="preserve">Viết phía trên, in đậm, canh đều</w:t>
            </w:r>
          </w:p>
        </w:tc>
      </w:tr>
      <w:tr>
        <w:trPr>
          <w:cantSplit w:val="0"/>
          <w:tblHeader w:val="0"/>
        </w:trPr>
        <w:tc>
          <w:tcPr/>
          <w:p w:rsidR="00000000" w:rsidDel="00000000" w:rsidP="00000000" w:rsidRDefault="00000000" w:rsidRPr="00000000" w14:paraId="000000BF">
            <w:pPr>
              <w:tabs>
                <w:tab w:val="left" w:leader="none" w:pos="360"/>
              </w:tabs>
              <w:spacing w:line="288" w:lineRule="auto"/>
              <w:jc w:val="both"/>
              <w:rPr>
                <w:sz w:val="26"/>
                <w:szCs w:val="26"/>
              </w:rPr>
            </w:pPr>
            <w:r w:rsidDel="00000000" w:rsidR="00000000" w:rsidRPr="00000000">
              <w:rPr>
                <w:sz w:val="26"/>
                <w:szCs w:val="26"/>
                <w:rtl w:val="0"/>
              </w:rPr>
              <w:t xml:space="preserve">Nguồn</w:t>
            </w:r>
          </w:p>
        </w:tc>
        <w:tc>
          <w:tcPr/>
          <w:p w:rsidR="00000000" w:rsidDel="00000000" w:rsidP="00000000" w:rsidRDefault="00000000" w:rsidRPr="00000000" w14:paraId="000000C0">
            <w:pPr>
              <w:tabs>
                <w:tab w:val="left" w:leader="none" w:pos="360"/>
              </w:tabs>
              <w:spacing w:line="288" w:lineRule="auto"/>
              <w:jc w:val="both"/>
              <w:rPr>
                <w:sz w:val="26"/>
                <w:szCs w:val="26"/>
              </w:rPr>
            </w:pPr>
            <w:r w:rsidDel="00000000" w:rsidR="00000000" w:rsidRPr="00000000">
              <w:rPr>
                <w:sz w:val="26"/>
                <w:szCs w:val="26"/>
                <w:rtl w:val="0"/>
              </w:rPr>
              <w:t xml:space="preserve">Nguồn:…….</w:t>
            </w:r>
          </w:p>
        </w:tc>
        <w:tc>
          <w:tcPr/>
          <w:p w:rsidR="00000000" w:rsidDel="00000000" w:rsidP="00000000" w:rsidRDefault="00000000" w:rsidRPr="00000000" w14:paraId="000000C1">
            <w:pPr>
              <w:tabs>
                <w:tab w:val="left" w:leader="none" w:pos="360"/>
              </w:tabs>
              <w:spacing w:line="288" w:lineRule="auto"/>
              <w:jc w:val="both"/>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0C2">
            <w:pPr>
              <w:spacing w:line="288" w:lineRule="auto"/>
              <w:jc w:val="both"/>
              <w:rPr>
                <w:sz w:val="26"/>
                <w:szCs w:val="26"/>
              </w:rPr>
            </w:pPr>
            <w:r w:rsidDel="00000000" w:rsidR="00000000" w:rsidRPr="00000000">
              <w:rPr>
                <w:sz w:val="26"/>
                <w:szCs w:val="26"/>
                <w:rtl w:val="0"/>
              </w:rPr>
              <w:t xml:space="preserve">Viết thường, in nghiêng, nằm phía dưới và bên phải của bảng, biểu hay hình.</w:t>
            </w:r>
          </w:p>
          <w:p w:rsidR="00000000" w:rsidDel="00000000" w:rsidP="00000000" w:rsidRDefault="00000000" w:rsidRPr="00000000" w14:paraId="000000C3">
            <w:pPr>
              <w:tabs>
                <w:tab w:val="left" w:leader="none" w:pos="360"/>
              </w:tabs>
              <w:spacing w:line="288" w:lineRule="auto"/>
              <w:jc w:val="both"/>
              <w:rPr>
                <w:sz w:val="26"/>
                <w:szCs w:val="26"/>
              </w:rPr>
            </w:pPr>
            <w:r w:rsidDel="00000000" w:rsidR="00000000" w:rsidRPr="00000000">
              <w:rPr>
                <w:rtl w:val="0"/>
              </w:rPr>
            </w:r>
          </w:p>
        </w:tc>
      </w:tr>
    </w:tbl>
    <w:p w:rsidR="00000000" w:rsidDel="00000000" w:rsidP="00000000" w:rsidRDefault="00000000" w:rsidRPr="00000000" w14:paraId="000000C4">
      <w:pPr>
        <w:numPr>
          <w:ilvl w:val="0"/>
          <w:numId w:val="2"/>
        </w:numPr>
        <w:tabs>
          <w:tab w:val="left" w:leader="none" w:pos="360"/>
          <w:tab w:val="left" w:leader="none" w:pos="7740"/>
        </w:tabs>
        <w:spacing w:before="200" w:line="360" w:lineRule="auto"/>
        <w:ind w:left="360" w:hanging="360"/>
        <w:jc w:val="both"/>
        <w:rPr>
          <w:sz w:val="26"/>
          <w:szCs w:val="26"/>
        </w:rPr>
      </w:pPr>
      <w:r w:rsidDel="00000000" w:rsidR="00000000" w:rsidRPr="00000000">
        <w:rPr>
          <w:b w:val="1"/>
          <w:sz w:val="26"/>
          <w:szCs w:val="26"/>
          <w:rtl w:val="0"/>
        </w:rPr>
        <w:t xml:space="preserve">Cách dòng ( line spacing): </w:t>
      </w:r>
      <w:r w:rsidDel="00000000" w:rsidR="00000000" w:rsidRPr="00000000">
        <w:rPr>
          <w:sz w:val="26"/>
          <w:szCs w:val="26"/>
          <w:rtl w:val="0"/>
        </w:rPr>
        <w:t xml:space="preserve">1,5 lines</w:t>
      </w:r>
    </w:p>
    <w:p w:rsidR="00000000" w:rsidDel="00000000" w:rsidP="00000000" w:rsidRDefault="00000000" w:rsidRPr="00000000" w14:paraId="000000C5">
      <w:pPr>
        <w:numPr>
          <w:ilvl w:val="0"/>
          <w:numId w:val="2"/>
        </w:numPr>
        <w:tabs>
          <w:tab w:val="left" w:leader="none" w:pos="360"/>
          <w:tab w:val="left" w:leader="none" w:pos="7440"/>
          <w:tab w:val="left" w:leader="none" w:pos="7560"/>
        </w:tabs>
        <w:spacing w:line="360" w:lineRule="auto"/>
        <w:ind w:left="360" w:hanging="360"/>
        <w:jc w:val="both"/>
        <w:rPr>
          <w:sz w:val="26"/>
          <w:szCs w:val="26"/>
        </w:rPr>
      </w:pPr>
      <w:r w:rsidDel="00000000" w:rsidR="00000000" w:rsidRPr="00000000">
        <w:rPr>
          <w:b w:val="1"/>
          <w:sz w:val="26"/>
          <w:szCs w:val="26"/>
          <w:rtl w:val="0"/>
        </w:rPr>
        <w:t xml:space="preserve">Cách đoạn (spacing):</w:t>
      </w:r>
      <w:r w:rsidDel="00000000" w:rsidR="00000000" w:rsidRPr="00000000">
        <w:rPr>
          <w:rtl w:val="0"/>
        </w:rPr>
      </w:r>
    </w:p>
    <w:p w:rsidR="00000000" w:rsidDel="00000000" w:rsidP="00000000" w:rsidRDefault="00000000" w:rsidRPr="00000000" w14:paraId="000000C6">
      <w:pPr>
        <w:ind w:left="2160" w:firstLine="0"/>
        <w:jc w:val="both"/>
        <w:rPr>
          <w:sz w:val="26"/>
          <w:szCs w:val="26"/>
        </w:rPr>
      </w:pPr>
      <w:r w:rsidDel="00000000" w:rsidR="00000000" w:rsidRPr="00000000">
        <w:rPr>
          <w:sz w:val="26"/>
          <w:szCs w:val="26"/>
          <w:rtl w:val="0"/>
        </w:rPr>
        <w:t xml:space="preserve">Before</w:t>
        <w:tab/>
        <w:t xml:space="preserve">: 6 pt</w:t>
      </w:r>
    </w:p>
    <w:p w:rsidR="00000000" w:rsidDel="00000000" w:rsidP="00000000" w:rsidRDefault="00000000" w:rsidRPr="00000000" w14:paraId="000000C7">
      <w:pPr>
        <w:spacing w:line="360" w:lineRule="auto"/>
        <w:ind w:left="2160" w:firstLine="0"/>
        <w:jc w:val="both"/>
        <w:rPr>
          <w:sz w:val="26"/>
          <w:szCs w:val="26"/>
        </w:rPr>
      </w:pPr>
      <w:r w:rsidDel="00000000" w:rsidR="00000000" w:rsidRPr="00000000">
        <w:rPr>
          <w:sz w:val="26"/>
          <w:szCs w:val="26"/>
          <w:rtl w:val="0"/>
        </w:rPr>
        <w:t xml:space="preserve">After</w:t>
        <w:tab/>
        <w:t xml:space="preserve">: 6 pt</w:t>
      </w:r>
    </w:p>
    <w:p w:rsidR="00000000" w:rsidDel="00000000" w:rsidP="00000000" w:rsidRDefault="00000000" w:rsidRPr="00000000" w14:paraId="000000C8">
      <w:pPr>
        <w:numPr>
          <w:ilvl w:val="0"/>
          <w:numId w:val="2"/>
        </w:numPr>
        <w:tabs>
          <w:tab w:val="left" w:leader="none" w:pos="7440"/>
        </w:tabs>
        <w:spacing w:line="360" w:lineRule="auto"/>
        <w:ind w:left="360" w:hanging="360"/>
        <w:jc w:val="both"/>
        <w:rPr>
          <w:sz w:val="26"/>
          <w:szCs w:val="26"/>
        </w:rPr>
      </w:pPr>
      <w:r w:rsidDel="00000000" w:rsidR="00000000" w:rsidRPr="00000000">
        <w:rPr>
          <w:b w:val="1"/>
          <w:sz w:val="26"/>
          <w:szCs w:val="26"/>
          <w:rtl w:val="0"/>
        </w:rPr>
        <w:t xml:space="preserve">Định lề (margin):</w:t>
      </w:r>
      <w:r w:rsidDel="00000000" w:rsidR="00000000" w:rsidRPr="00000000">
        <w:rPr>
          <w:rtl w:val="0"/>
        </w:rPr>
      </w:r>
    </w:p>
    <w:p w:rsidR="00000000" w:rsidDel="00000000" w:rsidP="00000000" w:rsidRDefault="00000000" w:rsidRPr="00000000" w14:paraId="000000C9">
      <w:pPr>
        <w:ind w:left="2160" w:firstLine="0"/>
        <w:jc w:val="both"/>
        <w:rPr>
          <w:sz w:val="26"/>
          <w:szCs w:val="26"/>
        </w:rPr>
      </w:pPr>
      <w:r w:rsidDel="00000000" w:rsidR="00000000" w:rsidRPr="00000000">
        <w:rPr>
          <w:sz w:val="26"/>
          <w:szCs w:val="26"/>
          <w:rtl w:val="0"/>
        </w:rPr>
        <w:t xml:space="preserve">Top</w:t>
        <w:tab/>
        <w:t xml:space="preserve">: Từ 1cm - 1.5 cm</w:t>
      </w:r>
    </w:p>
    <w:p w:rsidR="00000000" w:rsidDel="00000000" w:rsidP="00000000" w:rsidRDefault="00000000" w:rsidRPr="00000000" w14:paraId="000000CA">
      <w:pPr>
        <w:ind w:left="2160" w:firstLine="0"/>
        <w:jc w:val="both"/>
        <w:rPr>
          <w:sz w:val="26"/>
          <w:szCs w:val="26"/>
        </w:rPr>
      </w:pPr>
      <w:r w:rsidDel="00000000" w:rsidR="00000000" w:rsidRPr="00000000">
        <w:rPr>
          <w:sz w:val="26"/>
          <w:szCs w:val="26"/>
          <w:rtl w:val="0"/>
        </w:rPr>
        <w:t xml:space="preserve">Bottom</w:t>
        <w:tab/>
        <w:t xml:space="preserve">: Từ 2 - 2.5 cm</w:t>
      </w:r>
    </w:p>
    <w:p w:rsidR="00000000" w:rsidDel="00000000" w:rsidP="00000000" w:rsidRDefault="00000000" w:rsidRPr="00000000" w14:paraId="000000CB">
      <w:pPr>
        <w:ind w:left="2160" w:firstLine="0"/>
        <w:jc w:val="both"/>
        <w:rPr>
          <w:sz w:val="26"/>
          <w:szCs w:val="26"/>
        </w:rPr>
      </w:pPr>
      <w:r w:rsidDel="00000000" w:rsidR="00000000" w:rsidRPr="00000000">
        <w:rPr>
          <w:sz w:val="26"/>
          <w:szCs w:val="26"/>
          <w:rtl w:val="0"/>
        </w:rPr>
        <w:t xml:space="preserve">Left</w:t>
        <w:tab/>
        <w:t xml:space="preserve">: Từ 2 - 2.5 cm</w:t>
      </w:r>
    </w:p>
    <w:p w:rsidR="00000000" w:rsidDel="00000000" w:rsidP="00000000" w:rsidRDefault="00000000" w:rsidRPr="00000000" w14:paraId="000000CC">
      <w:pPr>
        <w:ind w:left="2160" w:firstLine="0"/>
        <w:jc w:val="both"/>
        <w:rPr>
          <w:sz w:val="26"/>
          <w:szCs w:val="26"/>
        </w:rPr>
      </w:pPr>
      <w:r w:rsidDel="00000000" w:rsidR="00000000" w:rsidRPr="00000000">
        <w:rPr>
          <w:sz w:val="26"/>
          <w:szCs w:val="26"/>
          <w:rtl w:val="0"/>
        </w:rPr>
        <w:t xml:space="preserve">Right</w:t>
        <w:tab/>
        <w:t xml:space="preserve">: Từ 2 - 2.5 cm</w:t>
      </w:r>
    </w:p>
    <w:p w:rsidR="00000000" w:rsidDel="00000000" w:rsidP="00000000" w:rsidRDefault="00000000" w:rsidRPr="00000000" w14:paraId="000000CD">
      <w:pPr>
        <w:ind w:left="2160" w:firstLine="0"/>
        <w:jc w:val="both"/>
        <w:rPr>
          <w:sz w:val="26"/>
          <w:szCs w:val="26"/>
        </w:rPr>
      </w:pPr>
      <w:r w:rsidDel="00000000" w:rsidR="00000000" w:rsidRPr="00000000">
        <w:rPr>
          <w:sz w:val="26"/>
          <w:szCs w:val="26"/>
          <w:rtl w:val="0"/>
        </w:rPr>
        <w:t xml:space="preserve">Header</w:t>
        <w:tab/>
        <w:t xml:space="preserve">: Từ 1 - 1.5 cm</w:t>
      </w:r>
    </w:p>
    <w:p w:rsidR="00000000" w:rsidDel="00000000" w:rsidP="00000000" w:rsidRDefault="00000000" w:rsidRPr="00000000" w14:paraId="000000CE">
      <w:pPr>
        <w:ind w:left="2160" w:firstLine="0"/>
        <w:jc w:val="both"/>
        <w:rPr>
          <w:sz w:val="26"/>
          <w:szCs w:val="26"/>
        </w:rPr>
      </w:pPr>
      <w:r w:rsidDel="00000000" w:rsidR="00000000" w:rsidRPr="00000000">
        <w:rPr>
          <w:sz w:val="26"/>
          <w:szCs w:val="26"/>
          <w:rtl w:val="0"/>
        </w:rPr>
        <w:t xml:space="preserve">Footer</w:t>
        <w:tab/>
        <w:t xml:space="preserve">: Từ 1 - 1.5 cm</w:t>
      </w:r>
    </w:p>
    <w:p w:rsidR="00000000" w:rsidDel="00000000" w:rsidP="00000000" w:rsidRDefault="00000000" w:rsidRPr="00000000" w14:paraId="000000CF">
      <w:pPr>
        <w:ind w:left="2160" w:firstLine="0"/>
        <w:jc w:val="both"/>
        <w:rPr>
          <w:sz w:val="26"/>
          <w:szCs w:val="26"/>
        </w:rPr>
      </w:pPr>
      <w:r w:rsidDel="00000000" w:rsidR="00000000" w:rsidRPr="00000000">
        <w:rPr>
          <w:rtl w:val="0"/>
        </w:rPr>
      </w:r>
    </w:p>
    <w:p w:rsidR="00000000" w:rsidDel="00000000" w:rsidP="00000000" w:rsidRDefault="00000000" w:rsidRPr="00000000" w14:paraId="000000D0">
      <w:pPr>
        <w:numPr>
          <w:ilvl w:val="0"/>
          <w:numId w:val="2"/>
        </w:numPr>
        <w:tabs>
          <w:tab w:val="left" w:leader="none" w:pos="7440"/>
        </w:tabs>
        <w:spacing w:line="360" w:lineRule="auto"/>
        <w:ind w:left="360" w:hanging="360"/>
        <w:jc w:val="both"/>
        <w:rPr>
          <w:sz w:val="26"/>
          <w:szCs w:val="26"/>
        </w:rPr>
      </w:pPr>
      <w:r w:rsidDel="00000000" w:rsidR="00000000" w:rsidRPr="00000000">
        <w:rPr>
          <w:b w:val="1"/>
          <w:sz w:val="26"/>
          <w:szCs w:val="26"/>
          <w:rtl w:val="0"/>
        </w:rPr>
        <w:t xml:space="preserve">Đánh số trang: </w:t>
      </w:r>
      <w:r w:rsidDel="00000000" w:rsidR="00000000" w:rsidRPr="00000000">
        <w:rPr>
          <w:sz w:val="26"/>
          <w:szCs w:val="26"/>
          <w:rtl w:val="0"/>
        </w:rPr>
        <w:t xml:space="preserve">đánh máy, dưới mỗi trang, canh phải.</w:t>
      </w:r>
    </w:p>
    <w:p w:rsidR="00000000" w:rsidDel="00000000" w:rsidP="00000000" w:rsidRDefault="00000000" w:rsidRPr="00000000" w14:paraId="000000D1">
      <w:pPr>
        <w:tabs>
          <w:tab w:val="left" w:leader="none" w:pos="7440"/>
        </w:tabs>
        <w:spacing w:line="360" w:lineRule="auto"/>
        <w:ind w:left="2160" w:firstLine="0"/>
        <w:jc w:val="both"/>
        <w:rPr>
          <w:sz w:val="26"/>
          <w:szCs w:val="26"/>
        </w:rPr>
      </w:pPr>
      <w:r w:rsidDel="00000000" w:rsidR="00000000" w:rsidRPr="00000000">
        <w:rPr>
          <w:sz w:val="26"/>
          <w:szCs w:val="26"/>
          <w:rtl w:val="0"/>
        </w:rPr>
        <w:t xml:space="preserve">Từ mục (3) đến mục (9) ở phần “Cách trình bày khóa luận” : đánh số thứ tự trang theo kiểu i, ii,…</w:t>
      </w:r>
    </w:p>
    <w:p w:rsidR="00000000" w:rsidDel="00000000" w:rsidP="00000000" w:rsidRDefault="00000000" w:rsidRPr="00000000" w14:paraId="000000D2">
      <w:pPr>
        <w:tabs>
          <w:tab w:val="left" w:leader="none" w:pos="7440"/>
        </w:tabs>
        <w:spacing w:line="360" w:lineRule="auto"/>
        <w:ind w:left="2160" w:firstLine="0"/>
        <w:jc w:val="both"/>
        <w:rPr>
          <w:sz w:val="26"/>
          <w:szCs w:val="26"/>
        </w:rPr>
      </w:pPr>
      <w:r w:rsidDel="00000000" w:rsidR="00000000" w:rsidRPr="00000000">
        <w:rPr>
          <w:sz w:val="26"/>
          <w:szCs w:val="26"/>
          <w:rtl w:val="0"/>
        </w:rPr>
        <w:t xml:space="preserve">Từ mục (10) đến mục (12) ở phần “ Cách trình bày khóa luận”: đánh số thứ tự theo kiểu 1,2,3,…</w:t>
      </w:r>
    </w:p>
    <w:p w:rsidR="00000000" w:rsidDel="00000000" w:rsidP="00000000" w:rsidRDefault="00000000" w:rsidRPr="00000000" w14:paraId="000000D3">
      <w:pPr>
        <w:numPr>
          <w:ilvl w:val="0"/>
          <w:numId w:val="2"/>
        </w:numPr>
        <w:tabs>
          <w:tab w:val="left" w:leader="none" w:pos="7440"/>
        </w:tabs>
        <w:spacing w:line="360" w:lineRule="auto"/>
        <w:ind w:left="360" w:hanging="360"/>
        <w:jc w:val="both"/>
        <w:rPr>
          <w:sz w:val="26"/>
          <w:szCs w:val="26"/>
        </w:rPr>
      </w:pPr>
      <w:r w:rsidDel="00000000" w:rsidR="00000000" w:rsidRPr="00000000">
        <w:rPr>
          <w:b w:val="1"/>
          <w:sz w:val="26"/>
          <w:szCs w:val="26"/>
          <w:rtl w:val="0"/>
        </w:rPr>
        <w:t xml:space="preserve">Đánh các chương mục:</w:t>
      </w:r>
      <w:r w:rsidDel="00000000" w:rsidR="00000000" w:rsidRPr="00000000">
        <w:rPr>
          <w:sz w:val="26"/>
          <w:szCs w:val="26"/>
          <w:rtl w:val="0"/>
        </w:rPr>
        <w:t xml:space="preserve"> đánh theo số Ả Rập ( 1, 2, 3…), </w:t>
      </w:r>
      <w:r w:rsidDel="00000000" w:rsidR="00000000" w:rsidRPr="00000000">
        <w:rPr>
          <w:b w:val="1"/>
          <w:sz w:val="26"/>
          <w:szCs w:val="26"/>
          <w:rtl w:val="0"/>
        </w:rPr>
        <w:t xml:space="preserve">KHÔNG</w:t>
      </w:r>
      <w:r w:rsidDel="00000000" w:rsidR="00000000" w:rsidRPr="00000000">
        <w:rPr>
          <w:sz w:val="26"/>
          <w:szCs w:val="26"/>
          <w:rtl w:val="0"/>
        </w:rPr>
        <w:t xml:space="preserve"> đánh theo số La Mã (I, II, III,…) và chỉ đánh số tối đa 4 cấp theo </w:t>
      </w:r>
      <w:r w:rsidDel="00000000" w:rsidR="00000000" w:rsidRPr="00000000">
        <w:rPr>
          <w:sz w:val="26"/>
          <w:szCs w:val="26"/>
          <w:rtl w:val="0"/>
        </w:rPr>
        <w:t xml:space="preserve">qui</w:t>
      </w:r>
      <w:r w:rsidDel="00000000" w:rsidR="00000000" w:rsidRPr="00000000">
        <w:rPr>
          <w:sz w:val="26"/>
          <w:szCs w:val="26"/>
          <w:rtl w:val="0"/>
        </w:rPr>
        <w:t xml:space="preserve"> định sau:</w:t>
      </w:r>
    </w:p>
    <w:p w:rsidR="00000000" w:rsidDel="00000000" w:rsidP="00000000" w:rsidRDefault="00000000" w:rsidRPr="00000000" w14:paraId="000000D4">
      <w:pPr>
        <w:tabs>
          <w:tab w:val="left" w:leader="none" w:pos="7440"/>
        </w:tabs>
        <w:spacing w:line="360" w:lineRule="auto"/>
        <w:ind w:left="450" w:firstLine="0"/>
        <w:jc w:val="both"/>
        <w:rPr>
          <w:i w:val="1"/>
          <w:sz w:val="26"/>
          <w:szCs w:val="26"/>
        </w:rPr>
      </w:pPr>
      <w:r w:rsidDel="00000000" w:rsidR="00000000" w:rsidRPr="00000000">
        <w:rPr>
          <w:i w:val="1"/>
          <w:sz w:val="26"/>
          <w:szCs w:val="26"/>
          <w:rtl w:val="0"/>
        </w:rPr>
        <w:t xml:space="preserve">Tên chương: định dạng theo tiêu đề cấp 1 (heading 1)</w:t>
      </w:r>
    </w:p>
    <w:p w:rsidR="00000000" w:rsidDel="00000000" w:rsidP="00000000" w:rsidRDefault="00000000" w:rsidRPr="00000000" w14:paraId="000000D5">
      <w:pPr>
        <w:tabs>
          <w:tab w:val="left" w:leader="none" w:pos="7440"/>
        </w:tabs>
        <w:spacing w:line="360" w:lineRule="auto"/>
        <w:ind w:left="810" w:hanging="360"/>
        <w:jc w:val="both"/>
        <w:rPr>
          <w:b w:val="1"/>
          <w:sz w:val="26"/>
          <w:szCs w:val="26"/>
        </w:rPr>
      </w:pPr>
      <w:r w:rsidDel="00000000" w:rsidR="00000000" w:rsidRPr="00000000">
        <w:rPr>
          <w:sz w:val="26"/>
          <w:szCs w:val="26"/>
          <w:rtl w:val="0"/>
        </w:rPr>
        <w:t xml:space="preserve">      Ví dụ: </w:t>
      </w:r>
      <w:r w:rsidDel="00000000" w:rsidR="00000000" w:rsidRPr="00000000">
        <w:rPr>
          <w:b w:val="1"/>
          <w:sz w:val="26"/>
          <w:szCs w:val="26"/>
          <w:rtl w:val="0"/>
        </w:rPr>
        <w:t xml:space="preserve">PHẦN 1: GIỚI THIỆU</w:t>
      </w:r>
    </w:p>
    <w:p w:rsidR="00000000" w:rsidDel="00000000" w:rsidP="00000000" w:rsidRDefault="00000000" w:rsidRPr="00000000" w14:paraId="000000D6">
      <w:pPr>
        <w:tabs>
          <w:tab w:val="left" w:leader="none" w:pos="7440"/>
        </w:tabs>
        <w:spacing w:line="360" w:lineRule="auto"/>
        <w:ind w:left="810" w:hanging="360"/>
        <w:jc w:val="both"/>
        <w:rPr>
          <w:sz w:val="26"/>
          <w:szCs w:val="26"/>
        </w:rPr>
      </w:pPr>
      <w:r w:rsidDel="00000000" w:rsidR="00000000" w:rsidRPr="00000000">
        <w:rPr>
          <w:b w:val="1"/>
          <w:sz w:val="26"/>
          <w:szCs w:val="26"/>
          <w:rtl w:val="0"/>
        </w:rPr>
        <w:t xml:space="preserve">                 PHẦN 2: TỔNG QUAN CÁC KẾT QUẢ NGHIÊN CỨU TRƯỚC ĐÂY</w:t>
      </w:r>
      <w:r w:rsidDel="00000000" w:rsidR="00000000" w:rsidRPr="00000000">
        <w:rPr>
          <w:rtl w:val="0"/>
        </w:rPr>
      </w:r>
    </w:p>
    <w:p w:rsidR="00000000" w:rsidDel="00000000" w:rsidP="00000000" w:rsidRDefault="00000000" w:rsidRPr="00000000" w14:paraId="000000D7">
      <w:pPr>
        <w:tabs>
          <w:tab w:val="left" w:leader="none" w:pos="7440"/>
        </w:tabs>
        <w:spacing w:line="360" w:lineRule="auto"/>
        <w:ind w:left="450" w:firstLine="0"/>
        <w:jc w:val="both"/>
        <w:rPr>
          <w:i w:val="1"/>
          <w:sz w:val="26"/>
          <w:szCs w:val="26"/>
        </w:rPr>
      </w:pPr>
      <w:r w:rsidDel="00000000" w:rsidR="00000000" w:rsidRPr="00000000">
        <w:rPr>
          <w:i w:val="1"/>
          <w:sz w:val="26"/>
          <w:szCs w:val="26"/>
          <w:rtl w:val="0"/>
        </w:rPr>
        <w:t xml:space="preserve">Đề mục cấp 2: định dạng theo tiêu đề cấp 2 (heading 2), bắt đầu bằng số thứ tự của chương.</w:t>
      </w:r>
    </w:p>
    <w:p w:rsidR="00000000" w:rsidDel="00000000" w:rsidP="00000000" w:rsidRDefault="00000000" w:rsidRPr="00000000" w14:paraId="000000D8">
      <w:pPr>
        <w:tabs>
          <w:tab w:val="left" w:leader="none" w:pos="7440"/>
        </w:tabs>
        <w:spacing w:line="360" w:lineRule="auto"/>
        <w:ind w:left="810" w:hanging="360"/>
        <w:jc w:val="both"/>
        <w:rPr>
          <w:b w:val="1"/>
          <w:sz w:val="26"/>
          <w:szCs w:val="26"/>
        </w:rPr>
      </w:pPr>
      <w:r w:rsidDel="00000000" w:rsidR="00000000" w:rsidRPr="00000000">
        <w:rPr>
          <w:sz w:val="26"/>
          <w:szCs w:val="26"/>
          <w:rtl w:val="0"/>
        </w:rPr>
        <w:t xml:space="preserve">      Ví dụ:  </w:t>
      </w:r>
      <w:r w:rsidDel="00000000" w:rsidR="00000000" w:rsidRPr="00000000">
        <w:rPr>
          <w:b w:val="1"/>
          <w:sz w:val="26"/>
          <w:szCs w:val="26"/>
          <w:rtl w:val="0"/>
        </w:rPr>
        <w:t xml:space="preserve">1.1 Cơ sở lý luận</w:t>
      </w:r>
    </w:p>
    <w:p w:rsidR="00000000" w:rsidDel="00000000" w:rsidP="00000000" w:rsidRDefault="00000000" w:rsidRPr="00000000" w14:paraId="000000D9">
      <w:pPr>
        <w:tabs>
          <w:tab w:val="left" w:leader="none" w:pos="7440"/>
        </w:tabs>
        <w:spacing w:line="360" w:lineRule="auto"/>
        <w:ind w:left="810" w:hanging="360"/>
        <w:jc w:val="both"/>
        <w:rPr>
          <w:b w:val="1"/>
          <w:sz w:val="26"/>
          <w:szCs w:val="26"/>
        </w:rPr>
      </w:pPr>
      <w:r w:rsidDel="00000000" w:rsidR="00000000" w:rsidRPr="00000000">
        <w:rPr>
          <w:b w:val="1"/>
          <w:sz w:val="26"/>
          <w:szCs w:val="26"/>
          <w:rtl w:val="0"/>
        </w:rPr>
        <w:t xml:space="preserve">                  1.2 ……….</w:t>
      </w:r>
    </w:p>
    <w:p w:rsidR="00000000" w:rsidDel="00000000" w:rsidP="00000000" w:rsidRDefault="00000000" w:rsidRPr="00000000" w14:paraId="000000DA">
      <w:pPr>
        <w:tabs>
          <w:tab w:val="left" w:leader="none" w:pos="7440"/>
        </w:tabs>
        <w:spacing w:line="360" w:lineRule="auto"/>
        <w:ind w:left="810" w:hanging="360"/>
        <w:jc w:val="both"/>
        <w:rPr>
          <w:b w:val="1"/>
          <w:sz w:val="26"/>
          <w:szCs w:val="26"/>
        </w:rPr>
      </w:pPr>
      <w:r w:rsidDel="00000000" w:rsidR="00000000" w:rsidRPr="00000000">
        <w:rPr>
          <w:b w:val="1"/>
          <w:sz w:val="26"/>
          <w:szCs w:val="26"/>
          <w:rtl w:val="0"/>
        </w:rPr>
        <w:t xml:space="preserve">                  2.1 Phương pháp</w:t>
      </w:r>
    </w:p>
    <w:p w:rsidR="00000000" w:rsidDel="00000000" w:rsidP="00000000" w:rsidRDefault="00000000" w:rsidRPr="00000000" w14:paraId="000000DB">
      <w:pPr>
        <w:tabs>
          <w:tab w:val="left" w:leader="none" w:pos="7440"/>
        </w:tabs>
        <w:spacing w:line="360" w:lineRule="auto"/>
        <w:ind w:left="810" w:firstLine="810"/>
        <w:jc w:val="both"/>
        <w:rPr>
          <w:b w:val="1"/>
          <w:sz w:val="26"/>
          <w:szCs w:val="26"/>
        </w:rPr>
      </w:pPr>
      <w:r w:rsidDel="00000000" w:rsidR="00000000" w:rsidRPr="00000000">
        <w:rPr>
          <w:b w:val="1"/>
          <w:sz w:val="26"/>
          <w:szCs w:val="26"/>
          <w:rtl w:val="0"/>
        </w:rPr>
        <w:t xml:space="preserve">2.2 Mô hình</w:t>
      </w:r>
    </w:p>
    <w:p w:rsidR="00000000" w:rsidDel="00000000" w:rsidP="00000000" w:rsidRDefault="00000000" w:rsidRPr="00000000" w14:paraId="000000DC">
      <w:pPr>
        <w:tabs>
          <w:tab w:val="left" w:leader="none" w:pos="7440"/>
        </w:tabs>
        <w:spacing w:line="360" w:lineRule="auto"/>
        <w:ind w:left="450" w:firstLine="0"/>
        <w:jc w:val="both"/>
        <w:rPr>
          <w:i w:val="1"/>
          <w:sz w:val="26"/>
          <w:szCs w:val="26"/>
        </w:rPr>
      </w:pPr>
      <w:r w:rsidDel="00000000" w:rsidR="00000000" w:rsidRPr="00000000">
        <w:rPr>
          <w:i w:val="1"/>
          <w:sz w:val="26"/>
          <w:szCs w:val="26"/>
          <w:rtl w:val="0"/>
        </w:rPr>
        <w:t xml:space="preserve">Đề mục cấp 3: định dạng theo tiêu đề cấp 3 (heading 3)</w:t>
      </w:r>
    </w:p>
    <w:p w:rsidR="00000000" w:rsidDel="00000000" w:rsidP="00000000" w:rsidRDefault="00000000" w:rsidRPr="00000000" w14:paraId="000000DD">
      <w:pPr>
        <w:tabs>
          <w:tab w:val="left" w:leader="none" w:pos="7440"/>
        </w:tabs>
        <w:spacing w:line="360" w:lineRule="auto"/>
        <w:ind w:left="810" w:hanging="360"/>
        <w:jc w:val="both"/>
        <w:rPr>
          <w:i w:val="1"/>
          <w:sz w:val="26"/>
          <w:szCs w:val="26"/>
        </w:rPr>
      </w:pPr>
      <w:r w:rsidDel="00000000" w:rsidR="00000000" w:rsidRPr="00000000">
        <w:rPr>
          <w:sz w:val="26"/>
          <w:szCs w:val="26"/>
          <w:rtl w:val="0"/>
        </w:rPr>
        <w:t xml:space="preserve">      Ví dụ: </w:t>
      </w:r>
      <w:r w:rsidDel="00000000" w:rsidR="00000000" w:rsidRPr="00000000">
        <w:rPr>
          <w:i w:val="1"/>
          <w:sz w:val="26"/>
          <w:szCs w:val="26"/>
          <w:rtl w:val="0"/>
        </w:rPr>
        <w:t xml:space="preserve">1.1.1 Lý thuyết lựa chọn của người tiêu dùng.</w:t>
      </w:r>
    </w:p>
    <w:p w:rsidR="00000000" w:rsidDel="00000000" w:rsidP="00000000" w:rsidRDefault="00000000" w:rsidRPr="00000000" w14:paraId="000000DE">
      <w:pPr>
        <w:tabs>
          <w:tab w:val="left" w:leader="none" w:pos="7440"/>
        </w:tabs>
        <w:spacing w:line="360" w:lineRule="auto"/>
        <w:ind w:left="810" w:hanging="360"/>
        <w:jc w:val="both"/>
        <w:rPr>
          <w:i w:val="1"/>
          <w:sz w:val="26"/>
          <w:szCs w:val="26"/>
        </w:rPr>
      </w:pPr>
      <w:r w:rsidDel="00000000" w:rsidR="00000000" w:rsidRPr="00000000">
        <w:rPr>
          <w:i w:val="1"/>
          <w:sz w:val="26"/>
          <w:szCs w:val="26"/>
          <w:rtl w:val="0"/>
        </w:rPr>
        <w:t xml:space="preserve">(Trong đó, số 1 đầu tiên là của chương 1, số 1 thứ hai là phần 1 của chương 1, số 1 thứ ba là mục 1 trong phần 1 của chương 1).</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440"/>
        </w:tabs>
        <w:spacing w:after="0" w:before="0" w:line="360" w:lineRule="auto"/>
        <w:ind w:left="117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mục cấp 4: định dạng theo tiêu đề cấp 4 (heading 4)</w:t>
      </w:r>
      <w:r w:rsidDel="00000000" w:rsidR="00000000" w:rsidRPr="00000000">
        <w:rPr>
          <w:rtl w:val="0"/>
        </w:rPr>
      </w:r>
    </w:p>
    <w:p w:rsidR="00000000" w:rsidDel="00000000" w:rsidP="00000000" w:rsidRDefault="00000000" w:rsidRPr="00000000" w14:paraId="000000E0">
      <w:pPr>
        <w:tabs>
          <w:tab w:val="left" w:leader="none" w:pos="7440"/>
        </w:tabs>
        <w:spacing w:line="360" w:lineRule="auto"/>
        <w:ind w:left="810" w:hanging="360"/>
        <w:jc w:val="both"/>
        <w:rPr>
          <w:i w:val="1"/>
          <w:sz w:val="26"/>
          <w:szCs w:val="26"/>
        </w:rPr>
      </w:pPr>
      <w:r w:rsidDel="00000000" w:rsidR="00000000" w:rsidRPr="00000000">
        <w:rPr>
          <w:sz w:val="26"/>
          <w:szCs w:val="26"/>
          <w:rtl w:val="0"/>
        </w:rPr>
        <w:t xml:space="preserve">Ví dụ: 1.1.1.1 Khái niệm</w:t>
      </w:r>
      <w:r w:rsidDel="00000000" w:rsidR="00000000" w:rsidRPr="00000000">
        <w:rPr>
          <w:rtl w:val="0"/>
        </w:rPr>
      </w:r>
    </w:p>
    <w:p w:rsidR="00000000" w:rsidDel="00000000" w:rsidP="00000000" w:rsidRDefault="00000000" w:rsidRPr="00000000" w14:paraId="000000E1">
      <w:pPr>
        <w:tabs>
          <w:tab w:val="left" w:leader="none" w:pos="7440"/>
        </w:tabs>
        <w:spacing w:line="360" w:lineRule="auto"/>
        <w:ind w:left="810" w:hanging="360"/>
        <w:jc w:val="both"/>
        <w:rPr>
          <w:sz w:val="26"/>
          <w:szCs w:val="26"/>
        </w:rPr>
      </w:pPr>
      <w:r w:rsidDel="00000000" w:rsidR="00000000" w:rsidRPr="00000000">
        <w:rPr>
          <w:rtl w:val="0"/>
        </w:rPr>
      </w:r>
    </w:p>
    <w:p w:rsidR="00000000" w:rsidDel="00000000" w:rsidP="00000000" w:rsidRDefault="00000000" w:rsidRPr="00000000" w14:paraId="000000E2">
      <w:pPr>
        <w:tabs>
          <w:tab w:val="left" w:leader="none" w:pos="7440"/>
        </w:tabs>
        <w:spacing w:line="360" w:lineRule="auto"/>
        <w:ind w:left="810" w:hanging="360"/>
        <w:jc w:val="both"/>
        <w:rPr>
          <w:sz w:val="26"/>
          <w:szCs w:val="26"/>
        </w:rPr>
      </w:pPr>
      <w:r w:rsidDel="00000000" w:rsidR="00000000" w:rsidRPr="00000000">
        <w:rPr>
          <w:rtl w:val="0"/>
        </w:rPr>
      </w:r>
    </w:p>
    <w:p w:rsidR="00000000" w:rsidDel="00000000" w:rsidP="00000000" w:rsidRDefault="00000000" w:rsidRPr="00000000" w14:paraId="000000E3">
      <w:pPr>
        <w:tabs>
          <w:tab w:val="left" w:leader="none" w:pos="7440"/>
        </w:tabs>
        <w:spacing w:line="360" w:lineRule="auto"/>
        <w:ind w:left="810" w:hanging="360"/>
        <w:jc w:val="both"/>
        <w:rPr>
          <w:sz w:val="26"/>
          <w:szCs w:val="26"/>
        </w:rPr>
      </w:pPr>
      <w:r w:rsidDel="00000000" w:rsidR="00000000" w:rsidRPr="00000000">
        <w:rPr>
          <w:rtl w:val="0"/>
        </w:rPr>
      </w:r>
    </w:p>
    <w:p w:rsidR="00000000" w:rsidDel="00000000" w:rsidP="00000000" w:rsidRDefault="00000000" w:rsidRPr="00000000" w14:paraId="000000E4">
      <w:pPr>
        <w:tabs>
          <w:tab w:val="left" w:leader="none" w:pos="7440"/>
        </w:tabs>
        <w:spacing w:line="360" w:lineRule="auto"/>
        <w:ind w:left="810" w:hanging="360"/>
        <w:jc w:val="both"/>
        <w:rPr>
          <w:sz w:val="26"/>
          <w:szCs w:val="26"/>
        </w:rPr>
      </w:pPr>
      <w:r w:rsidDel="00000000" w:rsidR="00000000" w:rsidRPr="00000000">
        <w:rPr>
          <w:rtl w:val="0"/>
        </w:rPr>
      </w:r>
    </w:p>
    <w:p w:rsidR="00000000" w:rsidDel="00000000" w:rsidP="00000000" w:rsidRDefault="00000000" w:rsidRPr="00000000" w14:paraId="000000E5">
      <w:pPr>
        <w:tabs>
          <w:tab w:val="left" w:leader="none" w:pos="7440"/>
        </w:tabs>
        <w:spacing w:line="360" w:lineRule="auto"/>
        <w:jc w:val="center"/>
        <w:rPr>
          <w:b w:val="1"/>
          <w:sz w:val="28"/>
          <w:szCs w:val="28"/>
        </w:rPr>
      </w:pPr>
      <w:r w:rsidDel="00000000" w:rsidR="00000000" w:rsidRPr="00000000">
        <w:rPr>
          <w:rtl w:val="0"/>
        </w:rPr>
      </w:r>
    </w:p>
    <w:p w:rsidR="00000000" w:rsidDel="00000000" w:rsidP="00000000" w:rsidRDefault="00000000" w:rsidRPr="00000000" w14:paraId="000000E6">
      <w:pPr>
        <w:tabs>
          <w:tab w:val="left" w:leader="none" w:pos="7440"/>
        </w:tabs>
        <w:spacing w:line="360" w:lineRule="auto"/>
        <w:jc w:val="center"/>
        <w:rPr>
          <w:b w:val="1"/>
          <w:sz w:val="28"/>
          <w:szCs w:val="28"/>
        </w:rPr>
      </w:pPr>
      <w:r w:rsidDel="00000000" w:rsidR="00000000" w:rsidRPr="00000000">
        <w:rPr>
          <w:b w:val="1"/>
          <w:sz w:val="28"/>
          <w:szCs w:val="28"/>
          <w:rtl w:val="0"/>
        </w:rPr>
        <w:t xml:space="preserve">PHẦN 7: CÁC QUY ĐỊNH ĐỐI VỚI BẢNG, BIỂU, ĐỒ THỊ, HÌNH</w:t>
      </w:r>
    </w:p>
    <w:p w:rsidR="00000000" w:rsidDel="00000000" w:rsidP="00000000" w:rsidRDefault="00000000" w:rsidRPr="00000000" w14:paraId="000000E7">
      <w:pPr>
        <w:tabs>
          <w:tab w:val="left" w:leader="none" w:pos="7440"/>
        </w:tabs>
        <w:spacing w:line="360" w:lineRule="auto"/>
        <w:jc w:val="center"/>
        <w:rPr>
          <w:b w:val="1"/>
          <w:sz w:val="28"/>
          <w:szCs w:val="28"/>
        </w:rPr>
      </w:pPr>
      <w:r w:rsidDel="00000000" w:rsidR="00000000" w:rsidRPr="00000000">
        <w:rPr>
          <w:rtl w:val="0"/>
        </w:rPr>
      </w:r>
    </w:p>
    <w:p w:rsidR="00000000" w:rsidDel="00000000" w:rsidP="00000000" w:rsidRDefault="00000000" w:rsidRPr="00000000" w14:paraId="000000E8">
      <w:pPr>
        <w:numPr>
          <w:ilvl w:val="0"/>
          <w:numId w:val="8"/>
        </w:numPr>
        <w:spacing w:line="360" w:lineRule="auto"/>
        <w:ind w:left="720" w:hanging="360"/>
        <w:rPr>
          <w:b w:val="1"/>
          <w:sz w:val="26"/>
          <w:szCs w:val="26"/>
        </w:rPr>
      </w:pPr>
      <w:r w:rsidDel="00000000" w:rsidR="00000000" w:rsidRPr="00000000">
        <w:rPr>
          <w:sz w:val="26"/>
          <w:szCs w:val="26"/>
          <w:rtl w:val="0"/>
        </w:rPr>
        <w:t xml:space="preserve">Phải đánh số, số được đánh theo từng loại và bao gồm luôn số thứ tự của chương</w:t>
      </w:r>
      <w:r w:rsidDel="00000000" w:rsidR="00000000" w:rsidRPr="00000000">
        <w:rPr>
          <w:rtl w:val="0"/>
        </w:rPr>
      </w:r>
    </w:p>
    <w:p w:rsidR="00000000" w:rsidDel="00000000" w:rsidP="00000000" w:rsidRDefault="00000000" w:rsidRPr="00000000" w14:paraId="000000E9">
      <w:pPr>
        <w:spacing w:line="360" w:lineRule="auto"/>
        <w:ind w:left="360" w:firstLine="0"/>
        <w:rPr>
          <w:sz w:val="26"/>
          <w:szCs w:val="26"/>
        </w:rPr>
      </w:pPr>
      <w:r w:rsidDel="00000000" w:rsidR="00000000" w:rsidRPr="00000000">
        <w:rPr>
          <w:sz w:val="26"/>
          <w:szCs w:val="26"/>
          <w:rtl w:val="0"/>
        </w:rPr>
        <w:t xml:space="preserve">Ví dụ:</w:t>
      </w:r>
      <w:r w:rsidDel="00000000" w:rsidR="00000000" w:rsidRPr="00000000">
        <w:rPr>
          <w:b w:val="1"/>
          <w:sz w:val="26"/>
          <w:szCs w:val="26"/>
          <w:rtl w:val="0"/>
        </w:rPr>
        <w:t xml:space="preserve"> Hình 1.1 , Hình 1.2,…</w:t>
      </w:r>
      <w:r w:rsidDel="00000000" w:rsidR="00000000" w:rsidRPr="00000000">
        <w:rPr>
          <w:rtl w:val="0"/>
        </w:rPr>
      </w:r>
    </w:p>
    <w:p w:rsidR="00000000" w:rsidDel="00000000" w:rsidP="00000000" w:rsidRDefault="00000000" w:rsidRPr="00000000" w14:paraId="000000EA">
      <w:pPr>
        <w:spacing w:line="360" w:lineRule="auto"/>
        <w:ind w:left="1080" w:firstLine="0"/>
        <w:rPr>
          <w:i w:val="1"/>
          <w:sz w:val="26"/>
          <w:szCs w:val="26"/>
        </w:rPr>
      </w:pPr>
      <w:r w:rsidDel="00000000" w:rsidR="00000000" w:rsidRPr="00000000">
        <w:rPr>
          <w:i w:val="1"/>
          <w:sz w:val="26"/>
          <w:szCs w:val="26"/>
          <w:rtl w:val="0"/>
        </w:rPr>
        <w:t xml:space="preserve">(trong đó, số 1 đầu tiên là số thứ tự của chương, số 1,2… tiếp theo là số thứ tự của hình trong chương đó)</w:t>
      </w:r>
    </w:p>
    <w:p w:rsidR="00000000" w:rsidDel="00000000" w:rsidP="00000000" w:rsidRDefault="00000000" w:rsidRPr="00000000" w14:paraId="000000EB">
      <w:pPr>
        <w:spacing w:line="360" w:lineRule="auto"/>
        <w:ind w:left="360" w:firstLine="0"/>
        <w:jc w:val="center"/>
        <w:rPr>
          <w:b w:val="1"/>
          <w:sz w:val="26"/>
          <w:szCs w:val="26"/>
        </w:rPr>
      </w:pPr>
      <w:r w:rsidDel="00000000" w:rsidR="00000000" w:rsidRPr="00000000">
        <w:rPr>
          <w:b w:val="1"/>
          <w:sz w:val="26"/>
          <w:szCs w:val="26"/>
          <w:rtl w:val="0"/>
        </w:rPr>
        <w:t xml:space="preserve">Hình 1.1 : Tình hình đầu tư vào khởi nghiệp đổi mới sáng tạo Việt nam qua các năm</w:t>
      </w:r>
    </w:p>
    <w:p w:rsidR="00000000" w:rsidDel="00000000" w:rsidP="00000000" w:rsidRDefault="00000000" w:rsidRPr="00000000" w14:paraId="000000EC">
      <w:pPr>
        <w:spacing w:line="360" w:lineRule="auto"/>
        <w:ind w:left="360" w:firstLine="0"/>
        <w:jc w:val="center"/>
        <w:rPr>
          <w:sz w:val="26"/>
          <w:szCs w:val="26"/>
        </w:rPr>
      </w:pPr>
      <w:r w:rsidDel="00000000" w:rsidR="00000000" w:rsidRPr="00000000">
        <w:rPr/>
        <w:drawing>
          <wp:inline distB="0" distT="0" distL="0" distR="0">
            <wp:extent cx="3557588" cy="2134553"/>
            <wp:effectExtent b="0" l="0" r="0" t="0"/>
            <wp:docPr descr="Khởi nghiệp chưa qua “mùa đông” gọi vốn - Ảnh 2" id="22" name="image2.png"/>
            <a:graphic>
              <a:graphicData uri="http://schemas.openxmlformats.org/drawingml/2006/picture">
                <pic:pic>
                  <pic:nvPicPr>
                    <pic:cNvPr descr="Khởi nghiệp chưa qua “mùa đông” gọi vốn - Ảnh 2" id="0" name="image2.png"/>
                    <pic:cNvPicPr preferRelativeResize="0"/>
                  </pic:nvPicPr>
                  <pic:blipFill>
                    <a:blip r:embed="rId9"/>
                    <a:srcRect b="5164" l="0" r="0" t="5215"/>
                    <a:stretch>
                      <a:fillRect/>
                    </a:stretch>
                  </pic:blipFill>
                  <pic:spPr>
                    <a:xfrm>
                      <a:off x="0" y="0"/>
                      <a:ext cx="3557588" cy="213455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60" w:lineRule="auto"/>
        <w:ind w:left="360" w:firstLine="0"/>
        <w:jc w:val="right"/>
        <w:rPr>
          <w:i w:val="1"/>
          <w:sz w:val="22"/>
          <w:szCs w:val="22"/>
        </w:rPr>
      </w:pPr>
      <w:r w:rsidDel="00000000" w:rsidR="00000000" w:rsidRPr="00000000">
        <w:rPr>
          <w:sz w:val="22"/>
          <w:szCs w:val="22"/>
          <w:rtl w:val="0"/>
        </w:rPr>
        <w:t xml:space="preserve">Nguồn: </w:t>
      </w:r>
      <w:r w:rsidDel="00000000" w:rsidR="00000000" w:rsidRPr="00000000">
        <w:rPr>
          <w:i w:val="1"/>
          <w:sz w:val="22"/>
          <w:szCs w:val="22"/>
          <w:rtl w:val="0"/>
        </w:rPr>
        <w:t xml:space="preserve">Do Ventures, NIC và Cento Ventures</w:t>
      </w:r>
    </w:p>
    <w:p w:rsidR="00000000" w:rsidDel="00000000" w:rsidP="00000000" w:rsidRDefault="00000000" w:rsidRPr="00000000" w14:paraId="000000EE">
      <w:pPr>
        <w:spacing w:line="360" w:lineRule="auto"/>
        <w:ind w:left="360" w:firstLine="0"/>
        <w:rPr>
          <w:sz w:val="26"/>
          <w:szCs w:val="26"/>
        </w:rPr>
      </w:pPr>
      <w:r w:rsidDel="00000000" w:rsidR="00000000" w:rsidRPr="00000000">
        <w:rPr>
          <w:sz w:val="26"/>
          <w:szCs w:val="26"/>
          <w:rtl w:val="0"/>
        </w:rPr>
        <w:t xml:space="preserve">Ví dụ: </w:t>
      </w:r>
      <w:r w:rsidDel="00000000" w:rsidR="00000000" w:rsidRPr="00000000">
        <w:rPr>
          <w:b w:val="1"/>
          <w:sz w:val="26"/>
          <w:szCs w:val="26"/>
          <w:rtl w:val="0"/>
        </w:rPr>
        <w:t xml:space="preserve">Bảng 2.1 , Bảng 2.2,....</w:t>
      </w:r>
      <w:r w:rsidDel="00000000" w:rsidR="00000000" w:rsidRPr="00000000">
        <w:rPr>
          <w:rtl w:val="0"/>
        </w:rPr>
      </w:r>
    </w:p>
    <w:p w:rsidR="00000000" w:rsidDel="00000000" w:rsidP="00000000" w:rsidRDefault="00000000" w:rsidRPr="00000000" w14:paraId="000000EF">
      <w:pPr>
        <w:spacing w:line="360" w:lineRule="auto"/>
        <w:ind w:left="360" w:firstLine="0"/>
        <w:rPr>
          <w:i w:val="1"/>
          <w:sz w:val="26"/>
          <w:szCs w:val="26"/>
        </w:rPr>
      </w:pPr>
      <w:r w:rsidDel="00000000" w:rsidR="00000000" w:rsidRPr="00000000">
        <w:rPr>
          <w:i w:val="1"/>
          <w:sz w:val="26"/>
          <w:szCs w:val="26"/>
          <w:rtl w:val="0"/>
        </w:rPr>
        <w:t xml:space="preserve">(trong đó, số 2 đầu tiên là số thứ tự của chương, số 2… tiếp theo là số thứ tự của hình trong chương đó)</w:t>
      </w:r>
    </w:p>
    <w:p w:rsidR="00000000" w:rsidDel="00000000" w:rsidP="00000000" w:rsidRDefault="00000000" w:rsidRPr="00000000" w14:paraId="000000F0">
      <w:pPr>
        <w:tabs>
          <w:tab w:val="left" w:leader="none" w:pos="5866"/>
        </w:tabs>
        <w:spacing w:line="360" w:lineRule="auto"/>
        <w:jc w:val="center"/>
        <w:rPr>
          <w:b w:val="1"/>
          <w:sz w:val="26"/>
          <w:szCs w:val="26"/>
        </w:rPr>
      </w:pPr>
      <w:r w:rsidDel="00000000" w:rsidR="00000000" w:rsidRPr="00000000">
        <w:rPr>
          <w:b w:val="1"/>
          <w:sz w:val="26"/>
          <w:szCs w:val="26"/>
          <w:rtl w:val="0"/>
        </w:rPr>
        <w:t xml:space="preserve">Bảng 2.1: Cơ cấu nợ công Việt Nam 2006 – 2012</w:t>
      </w:r>
    </w:p>
    <w:p w:rsidR="00000000" w:rsidDel="00000000" w:rsidP="00000000" w:rsidRDefault="00000000" w:rsidRPr="00000000" w14:paraId="000000F1">
      <w:pPr>
        <w:tabs>
          <w:tab w:val="left" w:leader="none" w:pos="5866"/>
        </w:tabs>
        <w:spacing w:line="360" w:lineRule="auto"/>
        <w:jc w:val="right"/>
        <w:rPr>
          <w:b w:val="1"/>
          <w:sz w:val="26"/>
          <w:szCs w:val="26"/>
        </w:rPr>
      </w:pPr>
      <w:r w:rsidDel="00000000" w:rsidR="00000000" w:rsidRPr="00000000">
        <w:rPr>
          <w:b w:val="1"/>
          <w:sz w:val="26"/>
          <w:szCs w:val="26"/>
          <w:rtl w:val="0"/>
        </w:rPr>
        <w:t xml:space="preserve">ĐVT: %</w:t>
      </w:r>
    </w:p>
    <w:tbl>
      <w:tblPr>
        <w:tblStyle w:val="Table2"/>
        <w:tblW w:w="9945.0" w:type="dxa"/>
        <w:jc w:val="left"/>
        <w:tblInd w:w="-1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1200"/>
        <w:gridCol w:w="765"/>
        <w:gridCol w:w="690"/>
        <w:gridCol w:w="705"/>
        <w:gridCol w:w="735"/>
        <w:gridCol w:w="705"/>
        <w:gridCol w:w="765"/>
        <w:gridCol w:w="870"/>
        <w:gridCol w:w="1275"/>
        <w:tblGridChange w:id="0">
          <w:tblGrid>
            <w:gridCol w:w="2235"/>
            <w:gridCol w:w="1200"/>
            <w:gridCol w:w="765"/>
            <w:gridCol w:w="690"/>
            <w:gridCol w:w="705"/>
            <w:gridCol w:w="735"/>
            <w:gridCol w:w="705"/>
            <w:gridCol w:w="765"/>
            <w:gridCol w:w="870"/>
            <w:gridCol w:w="1275"/>
          </w:tblGrid>
        </w:tblGridChange>
      </w:tblGrid>
      <w:tr>
        <w:trPr>
          <w:cantSplit w:val="0"/>
          <w:trHeight w:val="562" w:hRule="atLeast"/>
          <w:tblHeader w:val="0"/>
        </w:trPr>
        <w:tc>
          <w:tcPr>
            <w:shd w:fill="auto" w:val="clear"/>
            <w:vAlign w:val="center"/>
          </w:tcPr>
          <w:p w:rsidR="00000000" w:rsidDel="00000000" w:rsidP="00000000" w:rsidRDefault="00000000" w:rsidRPr="00000000" w14:paraId="000000F2">
            <w:pPr>
              <w:jc w:val="both"/>
              <w:rPr>
                <w:color w:val="000000"/>
              </w:rPr>
            </w:pPr>
            <w:r w:rsidDel="00000000" w:rsidR="00000000" w:rsidRPr="00000000">
              <w:rPr>
                <w:rtl w:val="0"/>
              </w:rPr>
            </w:r>
          </w:p>
        </w:tc>
        <w:tc>
          <w:tcPr>
            <w:shd w:fill="auto" w:val="clear"/>
            <w:vAlign w:val="center"/>
          </w:tcPr>
          <w:p w:rsidR="00000000" w:rsidDel="00000000" w:rsidP="00000000" w:rsidRDefault="00000000" w:rsidRPr="00000000" w14:paraId="000000F3">
            <w:pPr>
              <w:jc w:val="center"/>
              <w:rPr>
                <w:b w:val="1"/>
                <w:color w:val="000000"/>
                <w:sz w:val="22"/>
                <w:szCs w:val="22"/>
              </w:rPr>
            </w:pPr>
            <w:r w:rsidDel="00000000" w:rsidR="00000000" w:rsidRPr="00000000">
              <w:rPr>
                <w:b w:val="1"/>
                <w:color w:val="000000"/>
                <w:sz w:val="22"/>
                <w:szCs w:val="22"/>
                <w:rtl w:val="0"/>
              </w:rPr>
              <w:t xml:space="preserve">Đơn vị</w:t>
            </w:r>
          </w:p>
        </w:tc>
        <w:tc>
          <w:tcPr>
            <w:shd w:fill="auto" w:val="clear"/>
            <w:vAlign w:val="center"/>
          </w:tcPr>
          <w:p w:rsidR="00000000" w:rsidDel="00000000" w:rsidP="00000000" w:rsidRDefault="00000000" w:rsidRPr="00000000" w14:paraId="000000F4">
            <w:pPr>
              <w:jc w:val="center"/>
              <w:rPr>
                <w:b w:val="1"/>
                <w:color w:val="000000"/>
                <w:sz w:val="22"/>
                <w:szCs w:val="22"/>
              </w:rPr>
            </w:pPr>
            <w:r w:rsidDel="00000000" w:rsidR="00000000" w:rsidRPr="00000000">
              <w:rPr>
                <w:b w:val="1"/>
                <w:color w:val="000000"/>
                <w:sz w:val="22"/>
                <w:szCs w:val="22"/>
                <w:rtl w:val="0"/>
              </w:rPr>
              <w:t xml:space="preserve">2006</w:t>
            </w:r>
          </w:p>
        </w:tc>
        <w:tc>
          <w:tcPr>
            <w:shd w:fill="auto" w:val="clear"/>
            <w:vAlign w:val="center"/>
          </w:tcPr>
          <w:p w:rsidR="00000000" w:rsidDel="00000000" w:rsidP="00000000" w:rsidRDefault="00000000" w:rsidRPr="00000000" w14:paraId="000000F5">
            <w:pPr>
              <w:jc w:val="center"/>
              <w:rPr>
                <w:b w:val="1"/>
                <w:color w:val="000000"/>
                <w:sz w:val="22"/>
                <w:szCs w:val="22"/>
              </w:rPr>
            </w:pPr>
            <w:r w:rsidDel="00000000" w:rsidR="00000000" w:rsidRPr="00000000">
              <w:rPr>
                <w:b w:val="1"/>
                <w:color w:val="000000"/>
                <w:sz w:val="22"/>
                <w:szCs w:val="22"/>
                <w:rtl w:val="0"/>
              </w:rPr>
              <w:t xml:space="preserve">2007</w:t>
            </w:r>
          </w:p>
        </w:tc>
        <w:tc>
          <w:tcPr>
            <w:shd w:fill="auto" w:val="clear"/>
            <w:vAlign w:val="center"/>
          </w:tcPr>
          <w:p w:rsidR="00000000" w:rsidDel="00000000" w:rsidP="00000000" w:rsidRDefault="00000000" w:rsidRPr="00000000" w14:paraId="000000F6">
            <w:pPr>
              <w:jc w:val="center"/>
              <w:rPr>
                <w:b w:val="1"/>
                <w:color w:val="000000"/>
                <w:sz w:val="22"/>
                <w:szCs w:val="22"/>
              </w:rPr>
            </w:pPr>
            <w:r w:rsidDel="00000000" w:rsidR="00000000" w:rsidRPr="00000000">
              <w:rPr>
                <w:b w:val="1"/>
                <w:color w:val="000000"/>
                <w:sz w:val="22"/>
                <w:szCs w:val="22"/>
                <w:rtl w:val="0"/>
              </w:rPr>
              <w:t xml:space="preserve">2008</w:t>
            </w:r>
          </w:p>
        </w:tc>
        <w:tc>
          <w:tcPr>
            <w:shd w:fill="auto" w:val="clear"/>
            <w:vAlign w:val="center"/>
          </w:tcPr>
          <w:p w:rsidR="00000000" w:rsidDel="00000000" w:rsidP="00000000" w:rsidRDefault="00000000" w:rsidRPr="00000000" w14:paraId="000000F7">
            <w:pPr>
              <w:jc w:val="center"/>
              <w:rPr>
                <w:b w:val="1"/>
                <w:color w:val="000000"/>
                <w:sz w:val="22"/>
                <w:szCs w:val="22"/>
              </w:rPr>
            </w:pPr>
            <w:r w:rsidDel="00000000" w:rsidR="00000000" w:rsidRPr="00000000">
              <w:rPr>
                <w:b w:val="1"/>
                <w:color w:val="000000"/>
                <w:sz w:val="22"/>
                <w:szCs w:val="22"/>
                <w:rtl w:val="0"/>
              </w:rPr>
              <w:t xml:space="preserve">2009</w:t>
            </w:r>
          </w:p>
        </w:tc>
        <w:tc>
          <w:tcPr>
            <w:shd w:fill="auto" w:val="clear"/>
            <w:vAlign w:val="center"/>
          </w:tcPr>
          <w:p w:rsidR="00000000" w:rsidDel="00000000" w:rsidP="00000000" w:rsidRDefault="00000000" w:rsidRPr="00000000" w14:paraId="000000F8">
            <w:pPr>
              <w:jc w:val="center"/>
              <w:rPr>
                <w:b w:val="1"/>
                <w:color w:val="000000"/>
                <w:sz w:val="22"/>
                <w:szCs w:val="22"/>
              </w:rPr>
            </w:pPr>
            <w:r w:rsidDel="00000000" w:rsidR="00000000" w:rsidRPr="00000000">
              <w:rPr>
                <w:b w:val="1"/>
                <w:color w:val="000000"/>
                <w:sz w:val="22"/>
                <w:szCs w:val="22"/>
                <w:rtl w:val="0"/>
              </w:rPr>
              <w:t xml:space="preserve">2010</w:t>
            </w:r>
          </w:p>
        </w:tc>
        <w:tc>
          <w:tcPr>
            <w:shd w:fill="auto" w:val="clear"/>
            <w:vAlign w:val="center"/>
          </w:tcPr>
          <w:p w:rsidR="00000000" w:rsidDel="00000000" w:rsidP="00000000" w:rsidRDefault="00000000" w:rsidRPr="00000000" w14:paraId="000000F9">
            <w:pPr>
              <w:jc w:val="center"/>
              <w:rPr>
                <w:b w:val="1"/>
                <w:color w:val="000000"/>
                <w:sz w:val="22"/>
                <w:szCs w:val="22"/>
              </w:rPr>
            </w:pPr>
            <w:r w:rsidDel="00000000" w:rsidR="00000000" w:rsidRPr="00000000">
              <w:rPr>
                <w:b w:val="1"/>
                <w:color w:val="000000"/>
                <w:sz w:val="22"/>
                <w:szCs w:val="22"/>
                <w:rtl w:val="0"/>
              </w:rPr>
              <w:t xml:space="preserve">2011</w:t>
            </w:r>
          </w:p>
        </w:tc>
        <w:tc>
          <w:tcPr>
            <w:shd w:fill="auto" w:val="clear"/>
            <w:vAlign w:val="center"/>
          </w:tcPr>
          <w:p w:rsidR="00000000" w:rsidDel="00000000" w:rsidP="00000000" w:rsidRDefault="00000000" w:rsidRPr="00000000" w14:paraId="000000FA">
            <w:pPr>
              <w:jc w:val="center"/>
              <w:rPr>
                <w:b w:val="1"/>
                <w:color w:val="000000"/>
                <w:sz w:val="22"/>
                <w:szCs w:val="22"/>
              </w:rPr>
            </w:pPr>
            <w:r w:rsidDel="00000000" w:rsidR="00000000" w:rsidRPr="00000000">
              <w:rPr>
                <w:b w:val="1"/>
                <w:color w:val="000000"/>
                <w:sz w:val="22"/>
                <w:szCs w:val="22"/>
                <w:rtl w:val="0"/>
              </w:rPr>
              <w:t xml:space="preserve">2012*</w:t>
            </w:r>
          </w:p>
        </w:tc>
        <w:tc>
          <w:tcPr>
            <w:shd w:fill="auto" w:val="clear"/>
            <w:vAlign w:val="center"/>
          </w:tcPr>
          <w:p w:rsidR="00000000" w:rsidDel="00000000" w:rsidP="00000000" w:rsidRDefault="00000000" w:rsidRPr="00000000" w14:paraId="000000FB">
            <w:pPr>
              <w:jc w:val="center"/>
              <w:rPr>
                <w:b w:val="1"/>
                <w:color w:val="000000"/>
                <w:sz w:val="22"/>
                <w:szCs w:val="22"/>
              </w:rPr>
            </w:pPr>
            <w:r w:rsidDel="00000000" w:rsidR="00000000" w:rsidRPr="00000000">
              <w:rPr>
                <w:b w:val="1"/>
                <w:color w:val="000000"/>
                <w:sz w:val="22"/>
                <w:szCs w:val="22"/>
                <w:rtl w:val="0"/>
              </w:rPr>
              <w:t xml:space="preserve">Bình quân</w:t>
            </w:r>
          </w:p>
        </w:tc>
      </w:tr>
      <w:tr>
        <w:trPr>
          <w:cantSplit w:val="0"/>
          <w:trHeight w:val="380" w:hRule="atLeast"/>
          <w:tblHeader w:val="0"/>
        </w:trPr>
        <w:tc>
          <w:tcPr>
            <w:shd w:fill="auto" w:val="clear"/>
            <w:vAlign w:val="center"/>
          </w:tcPr>
          <w:p w:rsidR="00000000" w:rsidDel="00000000" w:rsidP="00000000" w:rsidRDefault="00000000" w:rsidRPr="00000000" w14:paraId="000000FC">
            <w:pPr>
              <w:jc w:val="both"/>
              <w:rPr>
                <w:color w:val="000000"/>
                <w:sz w:val="20"/>
                <w:szCs w:val="20"/>
              </w:rPr>
            </w:pPr>
            <w:r w:rsidDel="00000000" w:rsidR="00000000" w:rsidRPr="00000000">
              <w:rPr>
                <w:color w:val="000000"/>
                <w:sz w:val="20"/>
                <w:szCs w:val="20"/>
                <w:rtl w:val="0"/>
              </w:rPr>
              <w:t xml:space="preserve">Nợ công</w:t>
            </w:r>
          </w:p>
        </w:tc>
        <w:tc>
          <w:tcPr>
            <w:shd w:fill="auto" w:val="clear"/>
            <w:vAlign w:val="center"/>
          </w:tcPr>
          <w:p w:rsidR="00000000" w:rsidDel="00000000" w:rsidP="00000000" w:rsidRDefault="00000000" w:rsidRPr="00000000" w14:paraId="000000FD">
            <w:pPr>
              <w:jc w:val="center"/>
              <w:rPr>
                <w:color w:val="000000"/>
                <w:sz w:val="22"/>
                <w:szCs w:val="22"/>
              </w:rPr>
            </w:pPr>
            <w:r w:rsidDel="00000000" w:rsidR="00000000" w:rsidRPr="00000000">
              <w:rPr>
                <w:color w:val="000000"/>
                <w:sz w:val="22"/>
                <w:szCs w:val="22"/>
                <w:rtl w:val="0"/>
              </w:rPr>
              <w:t xml:space="preserve">% GDP</w:t>
            </w:r>
          </w:p>
        </w:tc>
        <w:tc>
          <w:tcPr>
            <w:shd w:fill="auto" w:val="clear"/>
            <w:vAlign w:val="center"/>
          </w:tcPr>
          <w:p w:rsidR="00000000" w:rsidDel="00000000" w:rsidP="00000000" w:rsidRDefault="00000000" w:rsidRPr="00000000" w14:paraId="000000FE">
            <w:pPr>
              <w:jc w:val="center"/>
              <w:rPr>
                <w:color w:val="000000"/>
                <w:sz w:val="22"/>
                <w:szCs w:val="22"/>
              </w:rPr>
            </w:pPr>
            <w:r w:rsidDel="00000000" w:rsidR="00000000" w:rsidRPr="00000000">
              <w:rPr>
                <w:color w:val="000000"/>
                <w:sz w:val="22"/>
                <w:szCs w:val="22"/>
                <w:rtl w:val="0"/>
              </w:rPr>
              <w:t xml:space="preserve">45,88</w:t>
            </w:r>
          </w:p>
        </w:tc>
        <w:tc>
          <w:tcPr>
            <w:shd w:fill="auto" w:val="clear"/>
            <w:vAlign w:val="center"/>
          </w:tcPr>
          <w:p w:rsidR="00000000" w:rsidDel="00000000" w:rsidP="00000000" w:rsidRDefault="00000000" w:rsidRPr="00000000" w14:paraId="000000FF">
            <w:pPr>
              <w:jc w:val="center"/>
              <w:rPr>
                <w:color w:val="000000"/>
                <w:sz w:val="22"/>
                <w:szCs w:val="22"/>
              </w:rPr>
            </w:pPr>
            <w:r w:rsidDel="00000000" w:rsidR="00000000" w:rsidRPr="00000000">
              <w:rPr>
                <w:color w:val="000000"/>
                <w:sz w:val="22"/>
                <w:szCs w:val="22"/>
                <w:rtl w:val="0"/>
              </w:rPr>
              <w:t xml:space="preserve">49,7</w:t>
            </w:r>
          </w:p>
        </w:tc>
        <w:tc>
          <w:tcPr>
            <w:shd w:fill="auto" w:val="clear"/>
            <w:vAlign w:val="center"/>
          </w:tcPr>
          <w:p w:rsidR="00000000" w:rsidDel="00000000" w:rsidP="00000000" w:rsidRDefault="00000000" w:rsidRPr="00000000" w14:paraId="00000100">
            <w:pPr>
              <w:jc w:val="center"/>
              <w:rPr>
                <w:color w:val="000000"/>
                <w:sz w:val="22"/>
                <w:szCs w:val="22"/>
              </w:rPr>
            </w:pPr>
            <w:r w:rsidDel="00000000" w:rsidR="00000000" w:rsidRPr="00000000">
              <w:rPr>
                <w:color w:val="000000"/>
                <w:sz w:val="22"/>
                <w:szCs w:val="22"/>
                <w:rtl w:val="0"/>
              </w:rPr>
              <w:t xml:space="preserve">47,9</w:t>
            </w:r>
          </w:p>
        </w:tc>
        <w:tc>
          <w:tcPr>
            <w:shd w:fill="auto" w:val="clear"/>
            <w:vAlign w:val="center"/>
          </w:tcPr>
          <w:p w:rsidR="00000000" w:rsidDel="00000000" w:rsidP="00000000" w:rsidRDefault="00000000" w:rsidRPr="00000000" w14:paraId="00000101">
            <w:pPr>
              <w:jc w:val="center"/>
              <w:rPr>
                <w:color w:val="000000"/>
                <w:sz w:val="22"/>
                <w:szCs w:val="22"/>
              </w:rPr>
            </w:pPr>
            <w:r w:rsidDel="00000000" w:rsidR="00000000" w:rsidRPr="00000000">
              <w:rPr>
                <w:color w:val="000000"/>
                <w:sz w:val="22"/>
                <w:szCs w:val="22"/>
                <w:rtl w:val="0"/>
              </w:rPr>
              <w:t xml:space="preserve">51</w:t>
            </w:r>
          </w:p>
        </w:tc>
        <w:tc>
          <w:tcPr>
            <w:shd w:fill="auto" w:val="clear"/>
            <w:vAlign w:val="center"/>
          </w:tcPr>
          <w:p w:rsidR="00000000" w:rsidDel="00000000" w:rsidP="00000000" w:rsidRDefault="00000000" w:rsidRPr="00000000" w14:paraId="00000102">
            <w:pPr>
              <w:jc w:val="center"/>
              <w:rPr>
                <w:color w:val="000000"/>
                <w:sz w:val="22"/>
                <w:szCs w:val="22"/>
              </w:rPr>
            </w:pPr>
            <w:r w:rsidDel="00000000" w:rsidR="00000000" w:rsidRPr="00000000">
              <w:rPr>
                <w:color w:val="000000"/>
                <w:sz w:val="22"/>
                <w:szCs w:val="22"/>
                <w:rtl w:val="0"/>
              </w:rPr>
              <w:t xml:space="preserve">54,32</w:t>
            </w:r>
          </w:p>
        </w:tc>
        <w:tc>
          <w:tcPr>
            <w:shd w:fill="auto" w:val="clear"/>
            <w:vAlign w:val="center"/>
          </w:tcPr>
          <w:p w:rsidR="00000000" w:rsidDel="00000000" w:rsidP="00000000" w:rsidRDefault="00000000" w:rsidRPr="00000000" w14:paraId="00000103">
            <w:pPr>
              <w:jc w:val="center"/>
              <w:rPr>
                <w:color w:val="000000"/>
                <w:sz w:val="22"/>
                <w:szCs w:val="22"/>
              </w:rPr>
            </w:pPr>
            <w:r w:rsidDel="00000000" w:rsidR="00000000" w:rsidRPr="00000000">
              <w:rPr>
                <w:color w:val="000000"/>
                <w:sz w:val="22"/>
                <w:szCs w:val="22"/>
                <w:rtl w:val="0"/>
              </w:rPr>
              <w:t xml:space="preserve">58,7</w:t>
            </w:r>
          </w:p>
        </w:tc>
        <w:tc>
          <w:tcPr>
            <w:shd w:fill="auto" w:val="clear"/>
            <w:vAlign w:val="center"/>
          </w:tcPr>
          <w:p w:rsidR="00000000" w:rsidDel="00000000" w:rsidP="00000000" w:rsidRDefault="00000000" w:rsidRPr="00000000" w14:paraId="00000104">
            <w:pPr>
              <w:jc w:val="center"/>
              <w:rPr>
                <w:color w:val="000000"/>
                <w:sz w:val="22"/>
                <w:szCs w:val="22"/>
              </w:rPr>
            </w:pPr>
            <w:r w:rsidDel="00000000" w:rsidR="00000000" w:rsidRPr="00000000">
              <w:rPr>
                <w:color w:val="000000"/>
                <w:sz w:val="22"/>
                <w:szCs w:val="22"/>
                <w:rtl w:val="0"/>
              </w:rPr>
              <w:t xml:space="preserve">55,4</w:t>
            </w:r>
          </w:p>
        </w:tc>
        <w:tc>
          <w:tcPr>
            <w:shd w:fill="auto" w:val="clear"/>
            <w:vAlign w:val="center"/>
          </w:tcPr>
          <w:p w:rsidR="00000000" w:rsidDel="00000000" w:rsidP="00000000" w:rsidRDefault="00000000" w:rsidRPr="00000000" w14:paraId="00000105">
            <w:pPr>
              <w:jc w:val="center"/>
              <w:rPr>
                <w:color w:val="000000"/>
                <w:sz w:val="22"/>
                <w:szCs w:val="22"/>
              </w:rPr>
            </w:pPr>
            <w:r w:rsidDel="00000000" w:rsidR="00000000" w:rsidRPr="00000000">
              <w:rPr>
                <w:color w:val="000000"/>
                <w:sz w:val="22"/>
                <w:szCs w:val="22"/>
                <w:rtl w:val="0"/>
              </w:rPr>
              <w:t xml:space="preserve">51,8%</w:t>
            </w:r>
          </w:p>
        </w:tc>
      </w:tr>
      <w:tr>
        <w:trPr>
          <w:cantSplit w:val="0"/>
          <w:trHeight w:val="352" w:hRule="atLeast"/>
          <w:tblHeader w:val="0"/>
        </w:trPr>
        <w:tc>
          <w:tcPr>
            <w:shd w:fill="auto" w:val="clear"/>
            <w:vAlign w:val="center"/>
          </w:tcPr>
          <w:p w:rsidR="00000000" w:rsidDel="00000000" w:rsidP="00000000" w:rsidRDefault="00000000" w:rsidRPr="00000000" w14:paraId="00000106">
            <w:pPr>
              <w:jc w:val="both"/>
              <w:rPr>
                <w:color w:val="000000"/>
                <w:sz w:val="20"/>
                <w:szCs w:val="20"/>
              </w:rPr>
            </w:pPr>
            <w:r w:rsidDel="00000000" w:rsidR="00000000" w:rsidRPr="00000000">
              <w:rPr>
                <w:color w:val="000000"/>
                <w:sz w:val="20"/>
                <w:szCs w:val="20"/>
                <w:rtl w:val="0"/>
              </w:rPr>
              <w:t xml:space="preserve">Nợ chính phủ</w:t>
            </w:r>
          </w:p>
        </w:tc>
        <w:tc>
          <w:tcPr>
            <w:shd w:fill="auto" w:val="clear"/>
            <w:vAlign w:val="center"/>
          </w:tcPr>
          <w:p w:rsidR="00000000" w:rsidDel="00000000" w:rsidP="00000000" w:rsidRDefault="00000000" w:rsidRPr="00000000" w14:paraId="00000107">
            <w:pPr>
              <w:jc w:val="center"/>
              <w:rPr>
                <w:color w:val="000000"/>
                <w:sz w:val="22"/>
                <w:szCs w:val="22"/>
              </w:rPr>
            </w:pPr>
            <w:r w:rsidDel="00000000" w:rsidR="00000000" w:rsidRPr="00000000">
              <w:rPr>
                <w:color w:val="000000"/>
                <w:sz w:val="22"/>
                <w:szCs w:val="22"/>
                <w:rtl w:val="0"/>
              </w:rPr>
              <w:t xml:space="preserve">% GDP</w:t>
            </w:r>
          </w:p>
        </w:tc>
        <w:tc>
          <w:tcPr>
            <w:shd w:fill="auto" w:val="clear"/>
            <w:vAlign w:val="center"/>
          </w:tcPr>
          <w:p w:rsidR="00000000" w:rsidDel="00000000" w:rsidP="00000000" w:rsidRDefault="00000000" w:rsidRPr="00000000" w14:paraId="00000108">
            <w:pPr>
              <w:jc w:val="center"/>
              <w:rPr>
                <w:color w:val="000000"/>
                <w:sz w:val="22"/>
                <w:szCs w:val="22"/>
              </w:rPr>
            </w:pPr>
            <w:r w:rsidDel="00000000" w:rsidR="00000000" w:rsidRPr="00000000">
              <w:rPr>
                <w:color w:val="000000"/>
                <w:sz w:val="22"/>
                <w:szCs w:val="22"/>
                <w:rtl w:val="0"/>
              </w:rPr>
              <w:t xml:space="preserve">39</w:t>
            </w:r>
          </w:p>
        </w:tc>
        <w:tc>
          <w:tcPr>
            <w:shd w:fill="auto" w:val="clear"/>
            <w:vAlign w:val="center"/>
          </w:tcPr>
          <w:p w:rsidR="00000000" w:rsidDel="00000000" w:rsidP="00000000" w:rsidRDefault="00000000" w:rsidRPr="00000000" w14:paraId="00000109">
            <w:pPr>
              <w:jc w:val="center"/>
              <w:rPr>
                <w:color w:val="000000"/>
                <w:sz w:val="22"/>
                <w:szCs w:val="22"/>
              </w:rPr>
            </w:pPr>
            <w:r w:rsidDel="00000000" w:rsidR="00000000" w:rsidRPr="00000000">
              <w:rPr>
                <w:color w:val="000000"/>
                <w:sz w:val="22"/>
                <w:szCs w:val="22"/>
                <w:rtl w:val="0"/>
              </w:rPr>
              <w:t xml:space="preserve">33,8</w:t>
            </w:r>
          </w:p>
        </w:tc>
        <w:tc>
          <w:tcPr>
            <w:shd w:fill="auto" w:val="clear"/>
            <w:vAlign w:val="center"/>
          </w:tcPr>
          <w:p w:rsidR="00000000" w:rsidDel="00000000" w:rsidP="00000000" w:rsidRDefault="00000000" w:rsidRPr="00000000" w14:paraId="0000010A">
            <w:pPr>
              <w:jc w:val="center"/>
              <w:rPr>
                <w:color w:val="000000"/>
                <w:sz w:val="22"/>
                <w:szCs w:val="22"/>
              </w:rPr>
            </w:pPr>
            <w:r w:rsidDel="00000000" w:rsidR="00000000" w:rsidRPr="00000000">
              <w:rPr>
                <w:color w:val="000000"/>
                <w:sz w:val="22"/>
                <w:szCs w:val="22"/>
                <w:rtl w:val="0"/>
              </w:rPr>
              <w:t xml:space="preserve">36,5</w:t>
            </w:r>
          </w:p>
        </w:tc>
        <w:tc>
          <w:tcPr>
            <w:shd w:fill="auto" w:val="clear"/>
            <w:vAlign w:val="center"/>
          </w:tcPr>
          <w:p w:rsidR="00000000" w:rsidDel="00000000" w:rsidP="00000000" w:rsidRDefault="00000000" w:rsidRPr="00000000" w14:paraId="0000010B">
            <w:pPr>
              <w:jc w:val="center"/>
              <w:rPr>
                <w:color w:val="000000"/>
                <w:sz w:val="22"/>
                <w:szCs w:val="22"/>
              </w:rPr>
            </w:pPr>
            <w:r w:rsidDel="00000000" w:rsidR="00000000" w:rsidRPr="00000000">
              <w:rPr>
                <w:color w:val="000000"/>
                <w:sz w:val="22"/>
                <w:szCs w:val="22"/>
                <w:rtl w:val="0"/>
              </w:rPr>
              <w:t xml:space="preserve">40,4</w:t>
            </w:r>
          </w:p>
        </w:tc>
        <w:tc>
          <w:tcPr>
            <w:shd w:fill="auto" w:val="clear"/>
            <w:vAlign w:val="center"/>
          </w:tcPr>
          <w:p w:rsidR="00000000" w:rsidDel="00000000" w:rsidP="00000000" w:rsidRDefault="00000000" w:rsidRPr="00000000" w14:paraId="0000010C">
            <w:pPr>
              <w:jc w:val="center"/>
              <w:rPr>
                <w:color w:val="000000"/>
                <w:sz w:val="22"/>
                <w:szCs w:val="22"/>
              </w:rPr>
            </w:pPr>
            <w:r w:rsidDel="00000000" w:rsidR="00000000" w:rsidRPr="00000000">
              <w:rPr>
                <w:color w:val="000000"/>
                <w:sz w:val="22"/>
                <w:szCs w:val="22"/>
                <w:rtl w:val="0"/>
              </w:rPr>
              <w:t xml:space="preserve">44,6</w:t>
            </w:r>
          </w:p>
        </w:tc>
        <w:tc>
          <w:tcPr>
            <w:shd w:fill="auto" w:val="clear"/>
            <w:vAlign w:val="center"/>
          </w:tcPr>
          <w:p w:rsidR="00000000" w:rsidDel="00000000" w:rsidP="00000000" w:rsidRDefault="00000000" w:rsidRPr="00000000" w14:paraId="0000010D">
            <w:pPr>
              <w:jc w:val="center"/>
              <w:rPr>
                <w:color w:val="000000"/>
                <w:sz w:val="22"/>
                <w:szCs w:val="22"/>
              </w:rPr>
            </w:pPr>
            <w:r w:rsidDel="00000000" w:rsidR="00000000" w:rsidRPr="00000000">
              <w:rPr>
                <w:color w:val="000000"/>
                <w:sz w:val="22"/>
                <w:szCs w:val="22"/>
                <w:rtl w:val="0"/>
              </w:rPr>
              <w:t xml:space="preserve">43,2</w:t>
            </w:r>
          </w:p>
        </w:tc>
        <w:tc>
          <w:tcPr>
            <w:shd w:fill="auto" w:val="clear"/>
            <w:vAlign w:val="center"/>
          </w:tcPr>
          <w:p w:rsidR="00000000" w:rsidDel="00000000" w:rsidP="00000000" w:rsidRDefault="00000000" w:rsidRPr="00000000" w14:paraId="0000010E">
            <w:pPr>
              <w:jc w:val="center"/>
              <w:rPr>
                <w:color w:val="000000"/>
                <w:sz w:val="22"/>
                <w:szCs w:val="22"/>
              </w:rPr>
            </w:pPr>
            <w:r w:rsidDel="00000000" w:rsidR="00000000" w:rsidRPr="00000000">
              <w:rPr>
                <w:color w:val="000000"/>
                <w:sz w:val="22"/>
                <w:szCs w:val="22"/>
                <w:rtl w:val="0"/>
              </w:rPr>
              <w:t xml:space="preserve">43,87</w:t>
            </w:r>
          </w:p>
        </w:tc>
        <w:tc>
          <w:tcPr>
            <w:shd w:fill="auto" w:val="clear"/>
            <w:vAlign w:val="center"/>
          </w:tcPr>
          <w:p w:rsidR="00000000" w:rsidDel="00000000" w:rsidP="00000000" w:rsidRDefault="00000000" w:rsidRPr="00000000" w14:paraId="0000010F">
            <w:pPr>
              <w:jc w:val="center"/>
              <w:rPr>
                <w:color w:val="000000"/>
                <w:sz w:val="22"/>
                <w:szCs w:val="22"/>
              </w:rPr>
            </w:pPr>
            <w:r w:rsidDel="00000000" w:rsidR="00000000" w:rsidRPr="00000000">
              <w:rPr>
                <w:color w:val="000000"/>
                <w:sz w:val="22"/>
                <w:szCs w:val="22"/>
                <w:rtl w:val="0"/>
              </w:rPr>
              <w:t xml:space="preserve">40,2%</w:t>
            </w:r>
          </w:p>
        </w:tc>
      </w:tr>
      <w:tr>
        <w:trPr>
          <w:cantSplit w:val="0"/>
          <w:trHeight w:val="363" w:hRule="atLeast"/>
          <w:tblHeader w:val="0"/>
        </w:trPr>
        <w:tc>
          <w:tcPr>
            <w:shd w:fill="auto" w:val="clear"/>
            <w:vAlign w:val="center"/>
          </w:tcPr>
          <w:p w:rsidR="00000000" w:rsidDel="00000000" w:rsidP="00000000" w:rsidRDefault="00000000" w:rsidRPr="00000000" w14:paraId="00000110">
            <w:pPr>
              <w:jc w:val="both"/>
              <w:rPr>
                <w:color w:val="000000"/>
                <w:sz w:val="20"/>
                <w:szCs w:val="20"/>
              </w:rPr>
            </w:pPr>
            <w:r w:rsidDel="00000000" w:rsidR="00000000" w:rsidRPr="00000000">
              <w:rPr>
                <w:color w:val="000000"/>
                <w:sz w:val="20"/>
                <w:szCs w:val="20"/>
                <w:rtl w:val="0"/>
              </w:rPr>
              <w:t xml:space="preserve">Nợ chính phủ</w:t>
            </w:r>
          </w:p>
        </w:tc>
        <w:tc>
          <w:tcPr>
            <w:shd w:fill="auto" w:val="clear"/>
            <w:vAlign w:val="center"/>
          </w:tcPr>
          <w:p w:rsidR="00000000" w:rsidDel="00000000" w:rsidP="00000000" w:rsidRDefault="00000000" w:rsidRPr="00000000" w14:paraId="00000111">
            <w:pPr>
              <w:ind w:right="-108" w:hanging="108"/>
              <w:jc w:val="center"/>
              <w:rPr>
                <w:color w:val="000000"/>
                <w:sz w:val="22"/>
                <w:szCs w:val="22"/>
              </w:rPr>
            </w:pPr>
            <w:r w:rsidDel="00000000" w:rsidR="00000000" w:rsidRPr="00000000">
              <w:rPr>
                <w:color w:val="000000"/>
                <w:sz w:val="22"/>
                <w:szCs w:val="22"/>
                <w:rtl w:val="0"/>
              </w:rPr>
              <w:t xml:space="preserve">% Nợ công</w:t>
            </w:r>
          </w:p>
        </w:tc>
        <w:tc>
          <w:tcPr>
            <w:shd w:fill="auto" w:val="clear"/>
            <w:vAlign w:val="center"/>
          </w:tcPr>
          <w:p w:rsidR="00000000" w:rsidDel="00000000" w:rsidP="00000000" w:rsidRDefault="00000000" w:rsidRPr="00000000" w14:paraId="00000112">
            <w:pPr>
              <w:jc w:val="center"/>
              <w:rPr>
                <w:color w:val="000000"/>
                <w:sz w:val="22"/>
                <w:szCs w:val="22"/>
              </w:rPr>
            </w:pPr>
            <w:r w:rsidDel="00000000" w:rsidR="00000000" w:rsidRPr="00000000">
              <w:rPr>
                <w:color w:val="000000"/>
                <w:sz w:val="22"/>
                <w:szCs w:val="22"/>
                <w:rtl w:val="0"/>
              </w:rPr>
              <w:t xml:space="preserve">85</w:t>
            </w:r>
          </w:p>
        </w:tc>
        <w:tc>
          <w:tcPr>
            <w:shd w:fill="auto" w:val="clear"/>
            <w:vAlign w:val="center"/>
          </w:tcPr>
          <w:p w:rsidR="00000000" w:rsidDel="00000000" w:rsidP="00000000" w:rsidRDefault="00000000" w:rsidRPr="00000000" w14:paraId="00000113">
            <w:pPr>
              <w:jc w:val="center"/>
              <w:rPr>
                <w:color w:val="000000"/>
                <w:sz w:val="22"/>
                <w:szCs w:val="22"/>
              </w:rPr>
            </w:pPr>
            <w:r w:rsidDel="00000000" w:rsidR="00000000" w:rsidRPr="00000000">
              <w:rPr>
                <w:color w:val="000000"/>
                <w:sz w:val="22"/>
                <w:szCs w:val="22"/>
                <w:rtl w:val="0"/>
              </w:rPr>
              <w:t xml:space="preserve">68</w:t>
            </w:r>
          </w:p>
        </w:tc>
        <w:tc>
          <w:tcPr>
            <w:shd w:fill="auto" w:val="clear"/>
            <w:vAlign w:val="center"/>
          </w:tcPr>
          <w:p w:rsidR="00000000" w:rsidDel="00000000" w:rsidP="00000000" w:rsidRDefault="00000000" w:rsidRPr="00000000" w14:paraId="00000114">
            <w:pPr>
              <w:jc w:val="center"/>
              <w:rPr>
                <w:color w:val="000000"/>
                <w:sz w:val="22"/>
                <w:szCs w:val="22"/>
              </w:rPr>
            </w:pPr>
            <w:r w:rsidDel="00000000" w:rsidR="00000000" w:rsidRPr="00000000">
              <w:rPr>
                <w:color w:val="000000"/>
                <w:sz w:val="22"/>
                <w:szCs w:val="22"/>
                <w:rtl w:val="0"/>
              </w:rPr>
              <w:t xml:space="preserve">76,2</w:t>
            </w:r>
          </w:p>
        </w:tc>
        <w:tc>
          <w:tcPr>
            <w:shd w:fill="auto" w:val="clear"/>
            <w:vAlign w:val="center"/>
          </w:tcPr>
          <w:p w:rsidR="00000000" w:rsidDel="00000000" w:rsidP="00000000" w:rsidRDefault="00000000" w:rsidRPr="00000000" w14:paraId="00000115">
            <w:pPr>
              <w:jc w:val="center"/>
              <w:rPr>
                <w:color w:val="000000"/>
                <w:sz w:val="22"/>
                <w:szCs w:val="22"/>
              </w:rPr>
            </w:pPr>
            <w:r w:rsidDel="00000000" w:rsidR="00000000" w:rsidRPr="00000000">
              <w:rPr>
                <w:color w:val="000000"/>
                <w:sz w:val="22"/>
                <w:szCs w:val="22"/>
                <w:rtl w:val="0"/>
              </w:rPr>
              <w:t xml:space="preserve">79,2</w:t>
            </w:r>
          </w:p>
        </w:tc>
        <w:tc>
          <w:tcPr>
            <w:shd w:fill="auto" w:val="clear"/>
            <w:vAlign w:val="center"/>
          </w:tcPr>
          <w:p w:rsidR="00000000" w:rsidDel="00000000" w:rsidP="00000000" w:rsidRDefault="00000000" w:rsidRPr="00000000" w14:paraId="00000116">
            <w:pPr>
              <w:jc w:val="center"/>
              <w:rPr>
                <w:color w:val="000000"/>
                <w:sz w:val="22"/>
                <w:szCs w:val="22"/>
              </w:rPr>
            </w:pPr>
            <w:r w:rsidDel="00000000" w:rsidR="00000000" w:rsidRPr="00000000">
              <w:rPr>
                <w:color w:val="000000"/>
                <w:sz w:val="22"/>
                <w:szCs w:val="22"/>
                <w:rtl w:val="0"/>
              </w:rPr>
              <w:t xml:space="preserve">82,1</w:t>
            </w:r>
          </w:p>
        </w:tc>
        <w:tc>
          <w:tcPr>
            <w:shd w:fill="auto" w:val="clear"/>
            <w:vAlign w:val="center"/>
          </w:tcPr>
          <w:p w:rsidR="00000000" w:rsidDel="00000000" w:rsidP="00000000" w:rsidRDefault="00000000" w:rsidRPr="00000000" w14:paraId="00000117">
            <w:pPr>
              <w:jc w:val="center"/>
              <w:rPr>
                <w:color w:val="000000"/>
                <w:sz w:val="22"/>
                <w:szCs w:val="22"/>
              </w:rPr>
            </w:pPr>
            <w:r w:rsidDel="00000000" w:rsidR="00000000" w:rsidRPr="00000000">
              <w:rPr>
                <w:color w:val="000000"/>
                <w:sz w:val="22"/>
                <w:szCs w:val="22"/>
                <w:rtl w:val="0"/>
              </w:rPr>
              <w:t xml:space="preserve">73,59</w:t>
            </w:r>
          </w:p>
        </w:tc>
        <w:tc>
          <w:tcPr>
            <w:shd w:fill="auto" w:val="clear"/>
            <w:vAlign w:val="center"/>
          </w:tcPr>
          <w:p w:rsidR="00000000" w:rsidDel="00000000" w:rsidP="00000000" w:rsidRDefault="00000000" w:rsidRPr="00000000" w14:paraId="00000118">
            <w:pPr>
              <w:jc w:val="center"/>
              <w:rPr>
                <w:color w:val="000000"/>
                <w:sz w:val="22"/>
                <w:szCs w:val="22"/>
              </w:rPr>
            </w:pPr>
            <w:r w:rsidDel="00000000" w:rsidR="00000000" w:rsidRPr="00000000">
              <w:rPr>
                <w:color w:val="000000"/>
                <w:sz w:val="22"/>
                <w:szCs w:val="22"/>
                <w:rtl w:val="0"/>
              </w:rPr>
              <w:t xml:space="preserve">79,2</w:t>
            </w:r>
          </w:p>
        </w:tc>
        <w:tc>
          <w:tcPr>
            <w:shd w:fill="auto" w:val="clear"/>
            <w:vAlign w:val="center"/>
          </w:tcPr>
          <w:p w:rsidR="00000000" w:rsidDel="00000000" w:rsidP="00000000" w:rsidRDefault="00000000" w:rsidRPr="00000000" w14:paraId="00000119">
            <w:pPr>
              <w:jc w:val="center"/>
              <w:rPr>
                <w:color w:val="000000"/>
                <w:sz w:val="22"/>
                <w:szCs w:val="22"/>
              </w:rPr>
            </w:pPr>
            <w:r w:rsidDel="00000000" w:rsidR="00000000" w:rsidRPr="00000000">
              <w:rPr>
                <w:color w:val="000000"/>
                <w:sz w:val="22"/>
                <w:szCs w:val="22"/>
                <w:rtl w:val="0"/>
              </w:rPr>
              <w:t xml:space="preserve">77,6%</w:t>
            </w:r>
          </w:p>
        </w:tc>
      </w:tr>
      <w:tr>
        <w:trPr>
          <w:cantSplit w:val="0"/>
          <w:trHeight w:val="363" w:hRule="atLeast"/>
          <w:tblHeader w:val="0"/>
        </w:trPr>
        <w:tc>
          <w:tcPr>
            <w:shd w:fill="auto" w:val="clear"/>
            <w:vAlign w:val="center"/>
          </w:tcPr>
          <w:p w:rsidR="00000000" w:rsidDel="00000000" w:rsidP="00000000" w:rsidRDefault="00000000" w:rsidRPr="00000000" w14:paraId="0000011A">
            <w:pPr>
              <w:jc w:val="both"/>
              <w:rPr>
                <w:color w:val="000000"/>
                <w:sz w:val="20"/>
                <w:szCs w:val="20"/>
              </w:rPr>
            </w:pPr>
            <w:r w:rsidDel="00000000" w:rsidR="00000000" w:rsidRPr="00000000">
              <w:rPr>
                <w:color w:val="000000"/>
                <w:sz w:val="20"/>
                <w:szCs w:val="20"/>
                <w:rtl w:val="0"/>
              </w:rPr>
              <w:t xml:space="preserve">Nợ nước ngoài của CP</w:t>
            </w:r>
          </w:p>
        </w:tc>
        <w:tc>
          <w:tcPr>
            <w:shd w:fill="auto" w:val="clear"/>
            <w:vAlign w:val="center"/>
          </w:tcPr>
          <w:p w:rsidR="00000000" w:rsidDel="00000000" w:rsidP="00000000" w:rsidRDefault="00000000" w:rsidRPr="00000000" w14:paraId="0000011B">
            <w:pPr>
              <w:jc w:val="center"/>
              <w:rPr>
                <w:color w:val="000000"/>
                <w:sz w:val="22"/>
                <w:szCs w:val="22"/>
              </w:rPr>
            </w:pPr>
            <w:r w:rsidDel="00000000" w:rsidR="00000000" w:rsidRPr="00000000">
              <w:rPr>
                <w:color w:val="000000"/>
                <w:sz w:val="22"/>
                <w:szCs w:val="22"/>
                <w:rtl w:val="0"/>
              </w:rPr>
              <w:t xml:space="preserve">% Nợ CP</w:t>
            </w:r>
          </w:p>
          <w:p w:rsidR="00000000" w:rsidDel="00000000" w:rsidP="00000000" w:rsidRDefault="00000000" w:rsidRPr="00000000" w14:paraId="0000011C">
            <w:pPr>
              <w:jc w:val="center"/>
              <w:rPr>
                <w:color w:val="000000"/>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1D">
            <w:pPr>
              <w:jc w:val="center"/>
              <w:rPr>
                <w:color w:val="000000"/>
                <w:sz w:val="22"/>
                <w:szCs w:val="22"/>
              </w:rPr>
            </w:pPr>
            <w:r w:rsidDel="00000000" w:rsidR="00000000" w:rsidRPr="00000000">
              <w:rPr>
                <w:color w:val="000000"/>
                <w:sz w:val="22"/>
                <w:szCs w:val="22"/>
                <w:rtl w:val="0"/>
              </w:rPr>
              <w:t xml:space="preserve">61,6</w:t>
            </w:r>
          </w:p>
        </w:tc>
        <w:tc>
          <w:tcPr>
            <w:shd w:fill="auto" w:val="clear"/>
            <w:vAlign w:val="center"/>
          </w:tcPr>
          <w:p w:rsidR="00000000" w:rsidDel="00000000" w:rsidP="00000000" w:rsidRDefault="00000000" w:rsidRPr="00000000" w14:paraId="0000011E">
            <w:pPr>
              <w:jc w:val="center"/>
              <w:rPr>
                <w:color w:val="000000"/>
                <w:sz w:val="22"/>
                <w:szCs w:val="22"/>
              </w:rPr>
            </w:pPr>
            <w:r w:rsidDel="00000000" w:rsidR="00000000" w:rsidRPr="00000000">
              <w:rPr>
                <w:color w:val="000000"/>
                <w:sz w:val="22"/>
                <w:szCs w:val="22"/>
                <w:rtl w:val="0"/>
              </w:rPr>
              <w:t xml:space="preserve">71,6</w:t>
            </w:r>
          </w:p>
        </w:tc>
        <w:tc>
          <w:tcPr>
            <w:shd w:fill="auto" w:val="clear"/>
            <w:vAlign w:val="center"/>
          </w:tcPr>
          <w:p w:rsidR="00000000" w:rsidDel="00000000" w:rsidP="00000000" w:rsidRDefault="00000000" w:rsidRPr="00000000" w14:paraId="0000011F">
            <w:pPr>
              <w:jc w:val="center"/>
              <w:rPr>
                <w:color w:val="000000"/>
                <w:sz w:val="22"/>
                <w:szCs w:val="22"/>
              </w:rPr>
            </w:pPr>
            <w:r w:rsidDel="00000000" w:rsidR="00000000" w:rsidRPr="00000000">
              <w:rPr>
                <w:color w:val="000000"/>
                <w:sz w:val="22"/>
                <w:szCs w:val="22"/>
                <w:rtl w:val="0"/>
              </w:rPr>
              <w:t xml:space="preserve">60,7</w:t>
            </w:r>
          </w:p>
        </w:tc>
        <w:tc>
          <w:tcPr>
            <w:shd w:fill="auto" w:val="clear"/>
            <w:vAlign w:val="center"/>
          </w:tcPr>
          <w:p w:rsidR="00000000" w:rsidDel="00000000" w:rsidP="00000000" w:rsidRDefault="00000000" w:rsidRPr="00000000" w14:paraId="00000120">
            <w:pPr>
              <w:jc w:val="center"/>
              <w:rPr>
                <w:color w:val="000000"/>
                <w:sz w:val="22"/>
                <w:szCs w:val="22"/>
              </w:rPr>
            </w:pPr>
            <w:r w:rsidDel="00000000" w:rsidR="00000000" w:rsidRPr="00000000">
              <w:rPr>
                <w:color w:val="000000"/>
                <w:sz w:val="22"/>
                <w:szCs w:val="22"/>
                <w:rtl w:val="0"/>
              </w:rPr>
              <w:t xml:space="preserve">60</w:t>
            </w:r>
          </w:p>
        </w:tc>
        <w:tc>
          <w:tcPr>
            <w:shd w:fill="auto" w:val="clear"/>
            <w:vAlign w:val="center"/>
          </w:tcPr>
          <w:p w:rsidR="00000000" w:rsidDel="00000000" w:rsidP="00000000" w:rsidRDefault="00000000" w:rsidRPr="00000000" w14:paraId="00000121">
            <w:pPr>
              <w:jc w:val="center"/>
              <w:rPr>
                <w:color w:val="000000"/>
                <w:sz w:val="22"/>
                <w:szCs w:val="22"/>
              </w:rPr>
            </w:pPr>
            <w:r w:rsidDel="00000000" w:rsidR="00000000" w:rsidRPr="00000000">
              <w:rPr>
                <w:color w:val="000000"/>
                <w:sz w:val="22"/>
                <w:szCs w:val="22"/>
                <w:rtl w:val="0"/>
              </w:rPr>
              <w:t xml:space="preserve">55,4</w:t>
            </w:r>
          </w:p>
        </w:tc>
        <w:tc>
          <w:tcPr>
            <w:shd w:fill="auto" w:val="clear"/>
            <w:vAlign w:val="center"/>
          </w:tcPr>
          <w:p w:rsidR="00000000" w:rsidDel="00000000" w:rsidP="00000000" w:rsidRDefault="00000000" w:rsidRPr="00000000" w14:paraId="00000122">
            <w:pPr>
              <w:jc w:val="center"/>
              <w:rPr>
                <w:color w:val="000000"/>
                <w:sz w:val="22"/>
                <w:szCs w:val="22"/>
              </w:rPr>
            </w:pPr>
            <w:r w:rsidDel="00000000" w:rsidR="00000000" w:rsidRPr="00000000">
              <w:rPr>
                <w:color w:val="000000"/>
                <w:sz w:val="22"/>
                <w:szCs w:val="22"/>
                <w:rtl w:val="0"/>
              </w:rPr>
              <w:t xml:space="preserve">61,87</w:t>
            </w:r>
          </w:p>
        </w:tc>
        <w:tc>
          <w:tcPr>
            <w:shd w:fill="auto" w:val="clear"/>
            <w:vAlign w:val="center"/>
          </w:tcPr>
          <w:p w:rsidR="00000000" w:rsidDel="00000000" w:rsidP="00000000" w:rsidRDefault="00000000" w:rsidRPr="00000000" w14:paraId="00000123">
            <w:pPr>
              <w:jc w:val="center"/>
              <w:rPr>
                <w:color w:val="000000"/>
                <w:sz w:val="22"/>
                <w:szCs w:val="22"/>
              </w:rPr>
            </w:pPr>
            <w:r w:rsidDel="00000000" w:rsidR="00000000" w:rsidRPr="00000000">
              <w:rPr>
                <w:color w:val="000000"/>
                <w:sz w:val="22"/>
                <w:szCs w:val="22"/>
                <w:rtl w:val="0"/>
              </w:rPr>
              <w:t xml:space="preserve">60</w:t>
            </w:r>
          </w:p>
        </w:tc>
        <w:tc>
          <w:tcPr>
            <w:shd w:fill="auto" w:val="clear"/>
            <w:vAlign w:val="center"/>
          </w:tcPr>
          <w:p w:rsidR="00000000" w:rsidDel="00000000" w:rsidP="00000000" w:rsidRDefault="00000000" w:rsidRPr="00000000" w14:paraId="00000124">
            <w:pPr>
              <w:jc w:val="center"/>
              <w:rPr>
                <w:color w:val="000000"/>
                <w:sz w:val="22"/>
                <w:szCs w:val="22"/>
              </w:rPr>
            </w:pPr>
            <w:r w:rsidDel="00000000" w:rsidR="00000000" w:rsidRPr="00000000">
              <w:rPr>
                <w:color w:val="000000"/>
                <w:sz w:val="22"/>
                <w:szCs w:val="22"/>
                <w:rtl w:val="0"/>
              </w:rPr>
              <w:t xml:space="preserve">61,6%</w:t>
            </w:r>
          </w:p>
        </w:tc>
      </w:tr>
      <w:tr>
        <w:trPr>
          <w:cantSplit w:val="0"/>
          <w:trHeight w:val="363" w:hRule="atLeast"/>
          <w:tblHeader w:val="0"/>
        </w:trPr>
        <w:tc>
          <w:tcPr>
            <w:shd w:fill="auto" w:val="clear"/>
            <w:vAlign w:val="center"/>
          </w:tcPr>
          <w:p w:rsidR="00000000" w:rsidDel="00000000" w:rsidP="00000000" w:rsidRDefault="00000000" w:rsidRPr="00000000" w14:paraId="00000125">
            <w:pPr>
              <w:jc w:val="both"/>
              <w:rPr>
                <w:color w:val="000000"/>
                <w:sz w:val="20"/>
                <w:szCs w:val="20"/>
              </w:rPr>
            </w:pPr>
            <w:r w:rsidDel="00000000" w:rsidR="00000000" w:rsidRPr="00000000">
              <w:rPr>
                <w:color w:val="000000"/>
                <w:sz w:val="20"/>
                <w:szCs w:val="20"/>
                <w:rtl w:val="0"/>
              </w:rPr>
              <w:t xml:space="preserve">Nợ nước ngoài của CP</w:t>
            </w:r>
          </w:p>
        </w:tc>
        <w:tc>
          <w:tcPr>
            <w:shd w:fill="auto" w:val="clear"/>
            <w:vAlign w:val="center"/>
          </w:tcPr>
          <w:p w:rsidR="00000000" w:rsidDel="00000000" w:rsidP="00000000" w:rsidRDefault="00000000" w:rsidRPr="00000000" w14:paraId="00000126">
            <w:pPr>
              <w:jc w:val="center"/>
              <w:rPr>
                <w:color w:val="000000"/>
                <w:sz w:val="22"/>
                <w:szCs w:val="22"/>
              </w:rPr>
            </w:pPr>
            <w:r w:rsidDel="00000000" w:rsidR="00000000" w:rsidRPr="00000000">
              <w:rPr>
                <w:color w:val="000000"/>
                <w:sz w:val="22"/>
                <w:szCs w:val="22"/>
                <w:rtl w:val="0"/>
              </w:rPr>
              <w:t xml:space="preserve">% GDP</w:t>
            </w:r>
          </w:p>
        </w:tc>
        <w:tc>
          <w:tcPr>
            <w:shd w:fill="auto" w:val="clear"/>
            <w:vAlign w:val="center"/>
          </w:tcPr>
          <w:p w:rsidR="00000000" w:rsidDel="00000000" w:rsidP="00000000" w:rsidRDefault="00000000" w:rsidRPr="00000000" w14:paraId="00000127">
            <w:pPr>
              <w:jc w:val="center"/>
              <w:rPr>
                <w:color w:val="000000"/>
                <w:sz w:val="22"/>
                <w:szCs w:val="22"/>
              </w:rPr>
            </w:pPr>
            <w:r w:rsidDel="00000000" w:rsidR="00000000" w:rsidRPr="00000000">
              <w:rPr>
                <w:color w:val="000000"/>
                <w:sz w:val="22"/>
                <w:szCs w:val="22"/>
                <w:rtl w:val="0"/>
              </w:rPr>
              <w:t xml:space="preserve">26,7</w:t>
            </w:r>
          </w:p>
        </w:tc>
        <w:tc>
          <w:tcPr>
            <w:shd w:fill="auto" w:val="clear"/>
            <w:vAlign w:val="center"/>
          </w:tcPr>
          <w:p w:rsidR="00000000" w:rsidDel="00000000" w:rsidP="00000000" w:rsidRDefault="00000000" w:rsidRPr="00000000" w14:paraId="00000128">
            <w:pPr>
              <w:jc w:val="center"/>
              <w:rPr>
                <w:color w:val="000000"/>
                <w:sz w:val="22"/>
                <w:szCs w:val="22"/>
              </w:rPr>
            </w:pPr>
            <w:r w:rsidDel="00000000" w:rsidR="00000000" w:rsidRPr="00000000">
              <w:rPr>
                <w:color w:val="000000"/>
                <w:sz w:val="22"/>
                <w:szCs w:val="22"/>
                <w:rtl w:val="0"/>
              </w:rPr>
              <w:t xml:space="preserve">28,3</w:t>
            </w:r>
          </w:p>
        </w:tc>
        <w:tc>
          <w:tcPr>
            <w:shd w:fill="auto" w:val="clear"/>
            <w:vAlign w:val="center"/>
          </w:tcPr>
          <w:p w:rsidR="00000000" w:rsidDel="00000000" w:rsidP="00000000" w:rsidRDefault="00000000" w:rsidRPr="00000000" w14:paraId="00000129">
            <w:pPr>
              <w:jc w:val="center"/>
              <w:rPr>
                <w:color w:val="000000"/>
                <w:sz w:val="22"/>
                <w:szCs w:val="22"/>
              </w:rPr>
            </w:pPr>
            <w:r w:rsidDel="00000000" w:rsidR="00000000" w:rsidRPr="00000000">
              <w:rPr>
                <w:color w:val="000000"/>
                <w:sz w:val="22"/>
                <w:szCs w:val="22"/>
                <w:rtl w:val="0"/>
              </w:rPr>
              <w:t xml:space="preserve">25,1</w:t>
            </w:r>
          </w:p>
        </w:tc>
        <w:tc>
          <w:tcPr>
            <w:shd w:fill="auto" w:val="clear"/>
            <w:vAlign w:val="center"/>
          </w:tcPr>
          <w:p w:rsidR="00000000" w:rsidDel="00000000" w:rsidP="00000000" w:rsidRDefault="00000000" w:rsidRPr="00000000" w14:paraId="0000012A">
            <w:pPr>
              <w:jc w:val="center"/>
              <w:rPr>
                <w:color w:val="000000"/>
                <w:sz w:val="22"/>
                <w:szCs w:val="22"/>
              </w:rPr>
            </w:pPr>
            <w:r w:rsidDel="00000000" w:rsidR="00000000" w:rsidRPr="00000000">
              <w:rPr>
                <w:color w:val="000000"/>
                <w:sz w:val="22"/>
                <w:szCs w:val="22"/>
                <w:rtl w:val="0"/>
              </w:rPr>
              <w:t xml:space="preserve">29,3</w:t>
            </w:r>
          </w:p>
        </w:tc>
        <w:tc>
          <w:tcPr>
            <w:shd w:fill="auto" w:val="clear"/>
            <w:vAlign w:val="center"/>
          </w:tcPr>
          <w:p w:rsidR="00000000" w:rsidDel="00000000" w:rsidP="00000000" w:rsidRDefault="00000000" w:rsidRPr="00000000" w14:paraId="0000012B">
            <w:pPr>
              <w:jc w:val="center"/>
              <w:rPr>
                <w:color w:val="000000"/>
                <w:sz w:val="22"/>
                <w:szCs w:val="22"/>
              </w:rPr>
            </w:pPr>
            <w:r w:rsidDel="00000000" w:rsidR="00000000" w:rsidRPr="00000000">
              <w:rPr>
                <w:color w:val="000000"/>
                <w:sz w:val="22"/>
                <w:szCs w:val="22"/>
                <w:rtl w:val="0"/>
              </w:rPr>
              <w:t xml:space="preserve">31,1</w:t>
            </w:r>
          </w:p>
        </w:tc>
        <w:tc>
          <w:tcPr>
            <w:shd w:fill="auto" w:val="clear"/>
            <w:vAlign w:val="center"/>
          </w:tcPr>
          <w:p w:rsidR="00000000" w:rsidDel="00000000" w:rsidP="00000000" w:rsidRDefault="00000000" w:rsidRPr="00000000" w14:paraId="0000012C">
            <w:pPr>
              <w:jc w:val="center"/>
              <w:rPr>
                <w:color w:val="000000"/>
                <w:sz w:val="22"/>
                <w:szCs w:val="22"/>
              </w:rPr>
            </w:pPr>
            <w:r w:rsidDel="00000000" w:rsidR="00000000" w:rsidRPr="00000000">
              <w:rPr>
                <w:color w:val="000000"/>
                <w:sz w:val="22"/>
                <w:szCs w:val="22"/>
                <w:rtl w:val="0"/>
              </w:rPr>
              <w:t xml:space="preserve">26,7</w:t>
            </w:r>
          </w:p>
        </w:tc>
        <w:tc>
          <w:tcPr>
            <w:shd w:fill="auto" w:val="clear"/>
            <w:vAlign w:val="center"/>
          </w:tcPr>
          <w:p w:rsidR="00000000" w:rsidDel="00000000" w:rsidP="00000000" w:rsidRDefault="00000000" w:rsidRPr="00000000" w14:paraId="0000012D">
            <w:pPr>
              <w:jc w:val="center"/>
              <w:rPr>
                <w:color w:val="000000"/>
                <w:sz w:val="22"/>
                <w:szCs w:val="22"/>
              </w:rPr>
            </w:pPr>
            <w:r w:rsidDel="00000000" w:rsidR="00000000" w:rsidRPr="00000000">
              <w:rPr>
                <w:color w:val="000000"/>
                <w:sz w:val="22"/>
                <w:szCs w:val="22"/>
                <w:rtl w:val="0"/>
              </w:rPr>
              <w:t xml:space="preserve">26,32</w:t>
            </w:r>
          </w:p>
        </w:tc>
        <w:tc>
          <w:tcPr>
            <w:shd w:fill="auto" w:val="clear"/>
            <w:vAlign w:val="center"/>
          </w:tcPr>
          <w:p w:rsidR="00000000" w:rsidDel="00000000" w:rsidP="00000000" w:rsidRDefault="00000000" w:rsidRPr="00000000" w14:paraId="0000012E">
            <w:pPr>
              <w:jc w:val="center"/>
              <w:rPr>
                <w:color w:val="000000"/>
                <w:sz w:val="22"/>
                <w:szCs w:val="22"/>
              </w:rPr>
            </w:pPr>
            <w:r w:rsidDel="00000000" w:rsidR="00000000" w:rsidRPr="00000000">
              <w:rPr>
                <w:color w:val="000000"/>
                <w:sz w:val="22"/>
                <w:szCs w:val="22"/>
                <w:rtl w:val="0"/>
              </w:rPr>
              <w:t xml:space="preserve">27,6%</w:t>
            </w:r>
          </w:p>
        </w:tc>
      </w:tr>
    </w:tbl>
    <w:p w:rsidR="00000000" w:rsidDel="00000000" w:rsidP="00000000" w:rsidRDefault="00000000" w:rsidRPr="00000000" w14:paraId="0000012F">
      <w:pPr>
        <w:spacing w:line="360" w:lineRule="auto"/>
        <w:jc w:val="right"/>
        <w:rPr>
          <w:i w:val="1"/>
          <w:sz w:val="22"/>
          <w:szCs w:val="22"/>
        </w:rPr>
      </w:pPr>
      <w:r w:rsidDel="00000000" w:rsidR="00000000" w:rsidRPr="00000000">
        <w:rPr>
          <w:sz w:val="22"/>
          <w:szCs w:val="22"/>
          <w:rtl w:val="0"/>
        </w:rPr>
        <w:t xml:space="preserve">Nguồn: </w:t>
      </w:r>
      <w:r w:rsidDel="00000000" w:rsidR="00000000" w:rsidRPr="00000000">
        <w:rPr>
          <w:i w:val="1"/>
          <w:sz w:val="22"/>
          <w:szCs w:val="22"/>
          <w:rtl w:val="0"/>
        </w:rPr>
        <w:t xml:space="preserve">Bản tin nợ nước ngoài số 6,7 và tự tổng hợp của tác giả</w:t>
      </w:r>
    </w:p>
    <w:p w:rsidR="00000000" w:rsidDel="00000000" w:rsidP="00000000" w:rsidRDefault="00000000" w:rsidRPr="00000000" w14:paraId="00000130">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131">
      <w:pPr>
        <w:numPr>
          <w:ilvl w:val="0"/>
          <w:numId w:val="8"/>
        </w:numPr>
        <w:spacing w:line="360" w:lineRule="auto"/>
        <w:ind w:left="720" w:hanging="360"/>
        <w:rPr>
          <w:b w:val="1"/>
          <w:sz w:val="26"/>
          <w:szCs w:val="26"/>
        </w:rPr>
      </w:pPr>
      <w:r w:rsidDel="00000000" w:rsidR="00000000" w:rsidRPr="00000000">
        <w:rPr>
          <w:sz w:val="26"/>
          <w:szCs w:val="26"/>
          <w:rtl w:val="0"/>
        </w:rPr>
        <w:t xml:space="preserve">Phải có tên</w:t>
      </w:r>
      <w:r w:rsidDel="00000000" w:rsidR="00000000" w:rsidRPr="00000000">
        <w:rPr>
          <w:rtl w:val="0"/>
        </w:rPr>
      </w:r>
    </w:p>
    <w:p w:rsidR="00000000" w:rsidDel="00000000" w:rsidP="00000000" w:rsidRDefault="00000000" w:rsidRPr="00000000" w14:paraId="00000132">
      <w:pPr>
        <w:spacing w:line="360" w:lineRule="auto"/>
        <w:ind w:left="720" w:firstLine="0"/>
        <w:rPr>
          <w:b w:val="1"/>
          <w:sz w:val="26"/>
          <w:szCs w:val="26"/>
        </w:rPr>
      </w:pPr>
      <w:r w:rsidDel="00000000" w:rsidR="00000000" w:rsidRPr="00000000">
        <w:rPr>
          <w:sz w:val="26"/>
          <w:szCs w:val="26"/>
          <w:rtl w:val="0"/>
        </w:rPr>
        <w:t xml:space="preserve">Ví dụ: </w:t>
      </w:r>
      <w:r w:rsidDel="00000000" w:rsidR="00000000" w:rsidRPr="00000000">
        <w:rPr>
          <w:b w:val="1"/>
          <w:sz w:val="26"/>
          <w:szCs w:val="26"/>
          <w:rtl w:val="0"/>
        </w:rPr>
        <w:t xml:space="preserve">Bảng 2.1: Cơ cấu nợ công Việt Nam 2006 – 2012</w:t>
      </w:r>
    </w:p>
    <w:p w:rsidR="00000000" w:rsidDel="00000000" w:rsidP="00000000" w:rsidRDefault="00000000" w:rsidRPr="00000000" w14:paraId="00000133">
      <w:pPr>
        <w:spacing w:line="360" w:lineRule="auto"/>
        <w:ind w:left="360" w:firstLine="0"/>
        <w:rPr>
          <w:b w:val="1"/>
          <w:sz w:val="26"/>
          <w:szCs w:val="26"/>
        </w:rPr>
      </w:pPr>
      <w:r w:rsidDel="00000000" w:rsidR="00000000" w:rsidRPr="00000000">
        <w:rPr>
          <w:rtl w:val="0"/>
        </w:rPr>
      </w:r>
    </w:p>
    <w:p w:rsidR="00000000" w:rsidDel="00000000" w:rsidP="00000000" w:rsidRDefault="00000000" w:rsidRPr="00000000" w14:paraId="00000134">
      <w:pPr>
        <w:numPr>
          <w:ilvl w:val="0"/>
          <w:numId w:val="8"/>
        </w:numPr>
        <w:spacing w:line="360" w:lineRule="auto"/>
        <w:ind w:left="720" w:hanging="360"/>
        <w:rPr>
          <w:b w:val="1"/>
          <w:sz w:val="26"/>
          <w:szCs w:val="26"/>
        </w:rPr>
      </w:pPr>
      <w:r w:rsidDel="00000000" w:rsidR="00000000" w:rsidRPr="00000000">
        <w:rPr>
          <w:sz w:val="26"/>
          <w:szCs w:val="26"/>
          <w:rtl w:val="0"/>
        </w:rPr>
        <w:t xml:space="preserve">Phải có đơn vị tính</w:t>
      </w:r>
      <w:r w:rsidDel="00000000" w:rsidR="00000000" w:rsidRPr="00000000">
        <w:rPr>
          <w:rtl w:val="0"/>
        </w:rPr>
      </w:r>
    </w:p>
    <w:p w:rsidR="00000000" w:rsidDel="00000000" w:rsidP="00000000" w:rsidRDefault="00000000" w:rsidRPr="00000000" w14:paraId="00000135">
      <w:pPr>
        <w:spacing w:line="360" w:lineRule="auto"/>
        <w:ind w:left="720" w:firstLine="0"/>
        <w:rPr>
          <w:b w:val="1"/>
          <w:sz w:val="26"/>
          <w:szCs w:val="26"/>
        </w:rPr>
      </w:pPr>
      <w:r w:rsidDel="00000000" w:rsidR="00000000" w:rsidRPr="00000000">
        <w:rPr>
          <w:sz w:val="26"/>
          <w:szCs w:val="26"/>
          <w:rtl w:val="0"/>
        </w:rPr>
        <w:t xml:space="preserve">Ví dụ: </w:t>
      </w:r>
      <w:r w:rsidDel="00000000" w:rsidR="00000000" w:rsidRPr="00000000">
        <w:rPr>
          <w:b w:val="1"/>
          <w:sz w:val="26"/>
          <w:szCs w:val="26"/>
          <w:rtl w:val="0"/>
        </w:rPr>
        <w:t xml:space="preserve">ĐVT: %.</w:t>
      </w:r>
    </w:p>
    <w:p w:rsidR="00000000" w:rsidDel="00000000" w:rsidP="00000000" w:rsidRDefault="00000000" w:rsidRPr="00000000" w14:paraId="00000136">
      <w:pPr>
        <w:spacing w:line="360" w:lineRule="auto"/>
        <w:ind w:left="360" w:firstLine="0"/>
        <w:rPr>
          <w:b w:val="1"/>
          <w:sz w:val="26"/>
          <w:szCs w:val="26"/>
        </w:rPr>
      </w:pPr>
      <w:r w:rsidDel="00000000" w:rsidR="00000000" w:rsidRPr="00000000">
        <w:rPr>
          <w:rtl w:val="0"/>
        </w:rPr>
      </w:r>
    </w:p>
    <w:p w:rsidR="00000000" w:rsidDel="00000000" w:rsidP="00000000" w:rsidRDefault="00000000" w:rsidRPr="00000000" w14:paraId="00000137">
      <w:pPr>
        <w:numPr>
          <w:ilvl w:val="0"/>
          <w:numId w:val="8"/>
        </w:numPr>
        <w:spacing w:line="360" w:lineRule="auto"/>
        <w:ind w:left="720" w:hanging="360"/>
        <w:rPr>
          <w:b w:val="1"/>
          <w:sz w:val="26"/>
          <w:szCs w:val="26"/>
        </w:rPr>
      </w:pPr>
      <w:r w:rsidDel="00000000" w:rsidR="00000000" w:rsidRPr="00000000">
        <w:rPr>
          <w:sz w:val="26"/>
          <w:szCs w:val="26"/>
          <w:rtl w:val="0"/>
        </w:rPr>
        <w:t xml:space="preserve">Phải có nguồn</w:t>
      </w:r>
      <w:r w:rsidDel="00000000" w:rsidR="00000000" w:rsidRPr="00000000">
        <w:rPr>
          <w:rtl w:val="0"/>
        </w:rPr>
      </w:r>
    </w:p>
    <w:p w:rsidR="00000000" w:rsidDel="00000000" w:rsidP="00000000" w:rsidRDefault="00000000" w:rsidRPr="00000000" w14:paraId="00000138">
      <w:pPr>
        <w:spacing w:line="360" w:lineRule="auto"/>
        <w:ind w:left="360" w:firstLine="0"/>
        <w:rPr>
          <w:i w:val="1"/>
          <w:sz w:val="22"/>
          <w:szCs w:val="22"/>
        </w:rPr>
      </w:pPr>
      <w:r w:rsidDel="00000000" w:rsidR="00000000" w:rsidRPr="00000000">
        <w:rPr>
          <w:sz w:val="26"/>
          <w:szCs w:val="26"/>
          <w:rtl w:val="0"/>
        </w:rPr>
        <w:t xml:space="preserve">Ví dụ: </w:t>
      </w:r>
      <w:r w:rsidDel="00000000" w:rsidR="00000000" w:rsidRPr="00000000">
        <w:rPr>
          <w:sz w:val="22"/>
          <w:szCs w:val="22"/>
          <w:rtl w:val="0"/>
        </w:rPr>
        <w:t xml:space="preserve">Nguồn</w:t>
      </w:r>
      <w:r w:rsidDel="00000000" w:rsidR="00000000" w:rsidRPr="00000000">
        <w:rPr>
          <w:i w:val="1"/>
          <w:sz w:val="26"/>
          <w:szCs w:val="26"/>
          <w:rtl w:val="0"/>
        </w:rPr>
        <w:t xml:space="preserve">: </w:t>
      </w:r>
      <w:r w:rsidDel="00000000" w:rsidR="00000000" w:rsidRPr="00000000">
        <w:rPr>
          <w:i w:val="1"/>
          <w:sz w:val="22"/>
          <w:szCs w:val="22"/>
          <w:rtl w:val="0"/>
        </w:rPr>
        <w:t xml:space="preserve">Bản tin nợ nước ngoài số 6,7 và tự tổng hợp của tác giả</w:t>
      </w:r>
    </w:p>
    <w:p w:rsidR="00000000" w:rsidDel="00000000" w:rsidP="00000000" w:rsidRDefault="00000000" w:rsidRPr="00000000" w14:paraId="00000139">
      <w:pPr>
        <w:spacing w:line="360" w:lineRule="auto"/>
        <w:ind w:left="360" w:firstLine="0"/>
        <w:rPr>
          <w:i w:val="1"/>
          <w:sz w:val="22"/>
          <w:szCs w:val="22"/>
        </w:rPr>
      </w:pPr>
      <w:r w:rsidDel="00000000" w:rsidR="00000000" w:rsidRPr="00000000">
        <w:rPr>
          <w:rtl w:val="0"/>
        </w:rPr>
      </w:r>
    </w:p>
    <w:p w:rsidR="00000000" w:rsidDel="00000000" w:rsidP="00000000" w:rsidRDefault="00000000" w:rsidRPr="00000000" w14:paraId="0000013A">
      <w:pPr>
        <w:numPr>
          <w:ilvl w:val="0"/>
          <w:numId w:val="8"/>
        </w:numPr>
        <w:spacing w:line="360" w:lineRule="auto"/>
        <w:ind w:left="720" w:hanging="360"/>
        <w:rPr>
          <w:b w:val="1"/>
          <w:sz w:val="26"/>
          <w:szCs w:val="26"/>
        </w:rPr>
      </w:pPr>
      <w:r w:rsidDel="00000000" w:rsidR="00000000" w:rsidRPr="00000000">
        <w:rPr>
          <w:sz w:val="26"/>
          <w:szCs w:val="26"/>
          <w:rtl w:val="0"/>
        </w:rPr>
        <w:t xml:space="preserve">Số phải được phân cách hàng ngàn bằng dấu chấm (.) và phân cách dấu thập phân bằng dấu phẩy (,)</w:t>
      </w:r>
      <w:r w:rsidDel="00000000" w:rsidR="00000000" w:rsidRPr="00000000">
        <w:rPr>
          <w:rtl w:val="0"/>
        </w:rPr>
      </w:r>
    </w:p>
    <w:p w:rsidR="00000000" w:rsidDel="00000000" w:rsidP="00000000" w:rsidRDefault="00000000" w:rsidRPr="00000000" w14:paraId="0000013B">
      <w:pPr>
        <w:spacing w:line="360" w:lineRule="auto"/>
        <w:ind w:left="720" w:firstLine="0"/>
        <w:rPr>
          <w:b w:val="1"/>
          <w:sz w:val="26"/>
          <w:szCs w:val="26"/>
        </w:rPr>
      </w:pPr>
      <w:r w:rsidDel="00000000" w:rsidR="00000000" w:rsidRPr="00000000">
        <w:rPr>
          <w:sz w:val="26"/>
          <w:szCs w:val="26"/>
          <w:rtl w:val="0"/>
        </w:rPr>
        <w:t xml:space="preserve">Ví dụ: </w:t>
      </w:r>
      <w:r w:rsidDel="00000000" w:rsidR="00000000" w:rsidRPr="00000000">
        <w:rPr>
          <w:b w:val="1"/>
          <w:sz w:val="26"/>
          <w:szCs w:val="26"/>
          <w:rtl w:val="0"/>
        </w:rPr>
        <w:t xml:space="preserve">1.007.845,25</w:t>
      </w:r>
    </w:p>
    <w:p w:rsidR="00000000" w:rsidDel="00000000" w:rsidP="00000000" w:rsidRDefault="00000000" w:rsidRPr="00000000" w14:paraId="0000013C">
      <w:pPr>
        <w:numPr>
          <w:ilvl w:val="0"/>
          <w:numId w:val="8"/>
        </w:numPr>
        <w:spacing w:before="200" w:line="360" w:lineRule="auto"/>
        <w:ind w:left="720" w:hanging="360"/>
        <w:rPr>
          <w:b w:val="1"/>
          <w:sz w:val="26"/>
          <w:szCs w:val="26"/>
        </w:rPr>
      </w:pPr>
      <w:r w:rsidDel="00000000" w:rsidR="00000000" w:rsidRPr="00000000">
        <w:rPr>
          <w:sz w:val="26"/>
          <w:szCs w:val="26"/>
          <w:rtl w:val="0"/>
        </w:rPr>
        <w:t xml:space="preserve">Số phải được canh phải, không canh giữa và không canh trái</w:t>
      </w:r>
      <w:r w:rsidDel="00000000" w:rsidR="00000000" w:rsidRPr="00000000">
        <w:rPr>
          <w:rtl w:val="0"/>
        </w:rPr>
      </w:r>
    </w:p>
    <w:p w:rsidR="00000000" w:rsidDel="00000000" w:rsidP="00000000" w:rsidRDefault="00000000" w:rsidRPr="00000000" w14:paraId="0000013D">
      <w:pPr>
        <w:numPr>
          <w:ilvl w:val="0"/>
          <w:numId w:val="8"/>
        </w:numPr>
        <w:spacing w:before="200" w:line="360" w:lineRule="auto"/>
        <w:ind w:left="720" w:hanging="360"/>
        <w:rPr>
          <w:b w:val="1"/>
          <w:sz w:val="26"/>
          <w:szCs w:val="26"/>
        </w:rPr>
      </w:pPr>
      <w:r w:rsidDel="00000000" w:rsidR="00000000" w:rsidRPr="00000000">
        <w:rPr>
          <w:sz w:val="26"/>
          <w:szCs w:val="26"/>
          <w:rtl w:val="0"/>
        </w:rPr>
        <w:t xml:space="preserve">Số trong cùng một bảng, biểu hay đồ thị phải có cùng số lượng thập phân. Tức là nếu lấy 2 số thập phân thì toàn bộ số trong cùng một bảng đều phải có 2 số thập phân.</w:t>
      </w:r>
      <w:r w:rsidDel="00000000" w:rsidR="00000000" w:rsidRPr="00000000">
        <w:rPr>
          <w:rtl w:val="0"/>
        </w:rPr>
      </w:r>
    </w:p>
    <w:p w:rsidR="00000000" w:rsidDel="00000000" w:rsidP="00000000" w:rsidRDefault="00000000" w:rsidRPr="00000000" w14:paraId="0000013E">
      <w:pPr>
        <w:numPr>
          <w:ilvl w:val="0"/>
          <w:numId w:val="8"/>
        </w:numPr>
        <w:spacing w:before="200" w:line="360" w:lineRule="auto"/>
        <w:ind w:left="720" w:hanging="360"/>
        <w:rPr>
          <w:sz w:val="26"/>
          <w:szCs w:val="26"/>
        </w:rPr>
      </w:pPr>
      <w:r w:rsidDel="00000000" w:rsidR="00000000" w:rsidRPr="00000000">
        <w:rPr>
          <w:sz w:val="26"/>
          <w:szCs w:val="26"/>
          <w:rtl w:val="0"/>
        </w:rPr>
        <w:t xml:space="preserve">Không được để một bảng, sơ đồ cũng như tên và nguồn của bảng, biểu, sơ đồ nằm ở hai trang khác nhau (lỗi dàn trang). Nhất thiết phải để cùng ở một trang.</w:t>
      </w:r>
    </w:p>
    <w:p w:rsidR="00000000" w:rsidDel="00000000" w:rsidP="00000000" w:rsidRDefault="00000000" w:rsidRPr="00000000" w14:paraId="0000013F">
      <w:pPr>
        <w:jc w:val="center"/>
        <w:rPr>
          <w:b w:val="1"/>
          <w:sz w:val="28"/>
          <w:szCs w:val="28"/>
        </w:rPr>
      </w:pPr>
      <w:r w:rsidDel="00000000" w:rsidR="00000000" w:rsidRPr="00000000">
        <w:br w:type="column"/>
      </w:r>
      <w:r w:rsidDel="00000000" w:rsidR="00000000" w:rsidRPr="00000000">
        <w:rPr>
          <w:b w:val="1"/>
          <w:sz w:val="28"/>
          <w:szCs w:val="28"/>
          <w:rtl w:val="0"/>
        </w:rPr>
        <w:t xml:space="preserve">PHẦN 8: QUY ĐỊNH VỀ CÁCH TRÍCH DẪN </w:t>
      </w:r>
    </w:p>
    <w:p w:rsidR="00000000" w:rsidDel="00000000" w:rsidP="00000000" w:rsidRDefault="00000000" w:rsidRPr="00000000" w14:paraId="00000140">
      <w:pPr>
        <w:spacing w:line="360" w:lineRule="auto"/>
        <w:jc w:val="center"/>
        <w:rPr>
          <w:b w:val="1"/>
          <w:sz w:val="28"/>
          <w:szCs w:val="28"/>
        </w:rPr>
      </w:pPr>
      <w:r w:rsidDel="00000000" w:rsidR="00000000" w:rsidRPr="00000000">
        <w:rPr>
          <w:b w:val="1"/>
          <w:sz w:val="28"/>
          <w:szCs w:val="28"/>
          <w:rtl w:val="0"/>
        </w:rPr>
        <w:t xml:space="preserve">VÀ VIẾT TÀI LIỆU THAM KHẢO</w:t>
      </w:r>
    </w:p>
    <w:p w:rsidR="00000000" w:rsidDel="00000000" w:rsidP="00000000" w:rsidRDefault="00000000" w:rsidRPr="00000000" w14:paraId="00000141">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142">
      <w:pPr>
        <w:numPr>
          <w:ilvl w:val="0"/>
          <w:numId w:val="12"/>
        </w:numPr>
        <w:spacing w:line="360" w:lineRule="auto"/>
        <w:ind w:left="720" w:hanging="360"/>
        <w:jc w:val="both"/>
        <w:rPr>
          <w:b w:val="1"/>
          <w:sz w:val="26"/>
          <w:szCs w:val="26"/>
        </w:rPr>
      </w:pPr>
      <w:r w:rsidDel="00000000" w:rsidR="00000000" w:rsidRPr="00000000">
        <w:rPr>
          <w:sz w:val="26"/>
          <w:szCs w:val="26"/>
          <w:rtl w:val="0"/>
        </w:rPr>
        <w:t xml:space="preserve">Liệt kê các tài liệu đã được người viết tham khảo để thực hiện báo cáo thực tập và khóa luận tốt nghiệp.</w:t>
      </w:r>
      <w:r w:rsidDel="00000000" w:rsidR="00000000" w:rsidRPr="00000000">
        <w:rPr>
          <w:rtl w:val="0"/>
        </w:rPr>
      </w:r>
    </w:p>
    <w:p w:rsidR="00000000" w:rsidDel="00000000" w:rsidP="00000000" w:rsidRDefault="00000000" w:rsidRPr="00000000" w14:paraId="00000143">
      <w:pPr>
        <w:numPr>
          <w:ilvl w:val="0"/>
          <w:numId w:val="12"/>
        </w:numPr>
        <w:spacing w:line="360" w:lineRule="auto"/>
        <w:ind w:left="720" w:hanging="360"/>
        <w:jc w:val="both"/>
        <w:rPr>
          <w:b w:val="1"/>
          <w:sz w:val="26"/>
          <w:szCs w:val="26"/>
        </w:rPr>
      </w:pPr>
      <w:r w:rsidDel="00000000" w:rsidR="00000000" w:rsidRPr="00000000">
        <w:rPr>
          <w:sz w:val="26"/>
          <w:szCs w:val="26"/>
          <w:rtl w:val="0"/>
        </w:rPr>
        <w:t xml:space="preserve">Các tài liệu tham khảo phải được sắp xếp theo thứ tự ABC theo Họ của tác giả.</w:t>
      </w:r>
      <w:r w:rsidDel="00000000" w:rsidR="00000000" w:rsidRPr="00000000">
        <w:rPr>
          <w:rtl w:val="0"/>
        </w:rPr>
      </w:r>
    </w:p>
    <w:p w:rsidR="00000000" w:rsidDel="00000000" w:rsidP="00000000" w:rsidRDefault="00000000" w:rsidRPr="00000000" w14:paraId="00000144">
      <w:pPr>
        <w:numPr>
          <w:ilvl w:val="0"/>
          <w:numId w:val="12"/>
        </w:numPr>
        <w:spacing w:line="360" w:lineRule="auto"/>
        <w:ind w:left="720" w:hanging="360"/>
        <w:jc w:val="both"/>
        <w:rPr>
          <w:b w:val="1"/>
          <w:sz w:val="26"/>
          <w:szCs w:val="26"/>
        </w:rPr>
      </w:pPr>
      <w:r w:rsidDel="00000000" w:rsidR="00000000" w:rsidRPr="00000000">
        <w:rPr>
          <w:sz w:val="26"/>
          <w:szCs w:val="26"/>
          <w:rtl w:val="0"/>
        </w:rPr>
        <w:t xml:space="preserve">Nếu sách (báo) có từ 2 hay 3 tác giả, liệt kê </w:t>
      </w:r>
      <w:r w:rsidDel="00000000" w:rsidR="00000000" w:rsidRPr="00000000">
        <w:rPr>
          <w:b w:val="1"/>
          <w:sz w:val="26"/>
          <w:szCs w:val="26"/>
          <w:rtl w:val="0"/>
        </w:rPr>
        <w:t xml:space="preserve">tất cả</w:t>
      </w:r>
      <w:r w:rsidDel="00000000" w:rsidR="00000000" w:rsidRPr="00000000">
        <w:rPr>
          <w:sz w:val="26"/>
          <w:szCs w:val="26"/>
          <w:rtl w:val="0"/>
        </w:rPr>
        <w:t xml:space="preserve"> tên của </w:t>
      </w:r>
      <w:r w:rsidDel="00000000" w:rsidR="00000000" w:rsidRPr="00000000">
        <w:rPr>
          <w:b w:val="1"/>
          <w:sz w:val="26"/>
          <w:szCs w:val="26"/>
          <w:rtl w:val="0"/>
        </w:rPr>
        <w:t xml:space="preserve">tất cả</w:t>
      </w:r>
      <w:r w:rsidDel="00000000" w:rsidR="00000000" w:rsidRPr="00000000">
        <w:rPr>
          <w:sz w:val="26"/>
          <w:szCs w:val="26"/>
          <w:rtl w:val="0"/>
        </w:rPr>
        <w:t xml:space="preserve"> các tác giả.</w:t>
      </w:r>
      <w:r w:rsidDel="00000000" w:rsidR="00000000" w:rsidRPr="00000000">
        <w:rPr>
          <w:rtl w:val="0"/>
        </w:rPr>
      </w:r>
    </w:p>
    <w:p w:rsidR="00000000" w:rsidDel="00000000" w:rsidP="00000000" w:rsidRDefault="00000000" w:rsidRPr="00000000" w14:paraId="00000145">
      <w:pPr>
        <w:numPr>
          <w:ilvl w:val="0"/>
          <w:numId w:val="12"/>
        </w:numPr>
        <w:spacing w:line="360" w:lineRule="auto"/>
        <w:ind w:left="720" w:hanging="360"/>
        <w:jc w:val="both"/>
        <w:rPr>
          <w:b w:val="1"/>
          <w:sz w:val="26"/>
          <w:szCs w:val="26"/>
        </w:rPr>
      </w:pPr>
      <w:r w:rsidDel="00000000" w:rsidR="00000000" w:rsidRPr="00000000">
        <w:rPr>
          <w:sz w:val="26"/>
          <w:szCs w:val="26"/>
          <w:rtl w:val="0"/>
        </w:rPr>
        <w:t xml:space="preserve">Nếu sách (báo) có từ 4 tác giả trở lên, liệt kê tên </w:t>
      </w:r>
      <w:r w:rsidDel="00000000" w:rsidR="00000000" w:rsidRPr="00000000">
        <w:rPr>
          <w:b w:val="1"/>
          <w:sz w:val="26"/>
          <w:szCs w:val="26"/>
          <w:rtl w:val="0"/>
        </w:rPr>
        <w:t xml:space="preserve">một</w:t>
      </w:r>
      <w:r w:rsidDel="00000000" w:rsidR="00000000" w:rsidRPr="00000000">
        <w:rPr>
          <w:sz w:val="26"/>
          <w:szCs w:val="26"/>
          <w:rtl w:val="0"/>
        </w:rPr>
        <w:t xml:space="preserve"> tác giả và những người khác ghi chung là </w:t>
      </w:r>
      <w:r w:rsidDel="00000000" w:rsidR="00000000" w:rsidRPr="00000000">
        <w:rPr>
          <w:i w:val="1"/>
          <w:sz w:val="26"/>
          <w:szCs w:val="26"/>
          <w:rtl w:val="0"/>
        </w:rPr>
        <w:t xml:space="preserve">“cộng sự”</w:t>
      </w:r>
      <w:r w:rsidDel="00000000" w:rsidR="00000000" w:rsidRPr="00000000">
        <w:rPr>
          <w:b w:val="1"/>
          <w:sz w:val="26"/>
          <w:szCs w:val="26"/>
          <w:rtl w:val="0"/>
        </w:rPr>
        <w:t xml:space="preserve">.</w:t>
      </w:r>
    </w:p>
    <w:p w:rsidR="00000000" w:rsidDel="00000000" w:rsidP="00000000" w:rsidRDefault="00000000" w:rsidRPr="00000000" w14:paraId="00000146">
      <w:pPr>
        <w:numPr>
          <w:ilvl w:val="0"/>
          <w:numId w:val="12"/>
        </w:numPr>
        <w:spacing w:line="360" w:lineRule="auto"/>
        <w:ind w:left="720" w:hanging="360"/>
        <w:jc w:val="both"/>
        <w:rPr>
          <w:b w:val="1"/>
          <w:sz w:val="26"/>
          <w:szCs w:val="26"/>
        </w:rPr>
      </w:pPr>
      <w:r w:rsidDel="00000000" w:rsidR="00000000" w:rsidRPr="00000000">
        <w:rPr>
          <w:sz w:val="26"/>
          <w:szCs w:val="26"/>
          <w:rtl w:val="0"/>
        </w:rPr>
        <w:t xml:space="preserve">Tất cả các tài liệu tham khảo phải được ghi theo đúng cấu trúc như sau</w:t>
      </w:r>
      <w:r w:rsidDel="00000000" w:rsidR="00000000" w:rsidRPr="00000000">
        <w:rPr>
          <w:b w:val="1"/>
          <w:sz w:val="26"/>
          <w:szCs w:val="26"/>
          <w:rtl w:val="0"/>
        </w:rPr>
        <w:t xml:space="preserve">:</w:t>
      </w:r>
    </w:p>
    <w:p w:rsidR="00000000" w:rsidDel="00000000" w:rsidP="00000000" w:rsidRDefault="00000000" w:rsidRPr="00000000" w14:paraId="00000147">
      <w:pPr>
        <w:spacing w:after="120" w:before="120" w:line="360" w:lineRule="auto"/>
        <w:ind w:left="360" w:firstLine="0"/>
        <w:jc w:val="both"/>
        <w:rPr>
          <w:sz w:val="26"/>
          <w:szCs w:val="26"/>
        </w:rPr>
      </w:pPr>
      <w:r w:rsidDel="00000000" w:rsidR="00000000" w:rsidRPr="00000000">
        <w:rPr>
          <w:sz w:val="26"/>
          <w:szCs w:val="26"/>
          <w:rtl w:val="0"/>
        </w:rPr>
        <w:t xml:space="preserve">Trích dẫn tài liệu tham khảo là một yêu cầu bắt buộc đối với các nghiên cứu. Việc thể hiện các trích dẫn tài liệu tham khảo có ý nghĩa quan trọng trong việc đánh giá độ chuyên sâu và tính nghiêm túc của nghiên cứu. Vì vậy trích dẫn tài liệu tham khảo phải được trình bày đúng quy chuẩn. Tạp chí áp dụng tiêu chuẩn Harvard cho việc trình bày trích dẫn tài liệu tham khảo. Trích dẫn tài liệu tham khảo được chia làm 2 dạng chính: trích dẫn trong bài (in-text reference) và danh sách tài liệu tham khảo (reference list). Danh sách tài liệu tham khảo được đặt cuối bài viết, mỗi trích dẫn trong bài viết (in-text reference) phải tương ứng với danh mục nguồn tài liệu được liệt kê trong danh sách tài liệu tham khảo.</w:t>
      </w:r>
    </w:p>
    <w:p w:rsidR="00000000" w:rsidDel="00000000" w:rsidP="00000000" w:rsidRDefault="00000000" w:rsidRPr="00000000" w14:paraId="00000148">
      <w:pPr>
        <w:spacing w:after="120" w:before="120" w:line="360" w:lineRule="auto"/>
        <w:ind w:firstLine="360"/>
        <w:jc w:val="both"/>
        <w:rPr>
          <w:b w:val="1"/>
          <w:i w:val="1"/>
          <w:sz w:val="26"/>
          <w:szCs w:val="26"/>
        </w:rPr>
      </w:pPr>
      <w:r w:rsidDel="00000000" w:rsidR="00000000" w:rsidRPr="00000000">
        <w:rPr>
          <w:b w:val="1"/>
          <w:i w:val="1"/>
          <w:sz w:val="26"/>
          <w:szCs w:val="26"/>
          <w:rtl w:val="0"/>
        </w:rPr>
        <w:t xml:space="preserve">5.1 Trích dẫn trong bài (in-text reference)</w:t>
      </w:r>
    </w:p>
    <w:p w:rsidR="00000000" w:rsidDel="00000000" w:rsidP="00000000" w:rsidRDefault="00000000" w:rsidRPr="00000000" w14:paraId="00000149">
      <w:pPr>
        <w:spacing w:after="120" w:before="120" w:line="360" w:lineRule="auto"/>
        <w:ind w:left="720" w:firstLine="0"/>
        <w:jc w:val="both"/>
        <w:rPr>
          <w:sz w:val="26"/>
          <w:szCs w:val="26"/>
        </w:rPr>
      </w:pPr>
      <w:r w:rsidDel="00000000" w:rsidR="00000000" w:rsidRPr="00000000">
        <w:rPr>
          <w:sz w:val="26"/>
          <w:szCs w:val="26"/>
          <w:rtl w:val="0"/>
        </w:rPr>
        <w:t xml:space="preserve">Trích dẫn trong bài viết bao gồm các thông tin sau:</w:t>
      </w:r>
    </w:p>
    <w:p w:rsidR="00000000" w:rsidDel="00000000" w:rsidP="00000000" w:rsidRDefault="00000000" w:rsidRPr="00000000" w14:paraId="0000014A">
      <w:pPr>
        <w:spacing w:after="120" w:before="120" w:line="360" w:lineRule="auto"/>
        <w:ind w:left="720" w:firstLine="0"/>
        <w:jc w:val="both"/>
        <w:rPr>
          <w:sz w:val="26"/>
          <w:szCs w:val="26"/>
        </w:rPr>
      </w:pPr>
      <w:r w:rsidDel="00000000" w:rsidR="00000000" w:rsidRPr="00000000">
        <w:rPr>
          <w:sz w:val="26"/>
          <w:szCs w:val="26"/>
          <w:rtl w:val="0"/>
        </w:rPr>
        <w:t xml:space="preserve">Tên tác giả/tổ chức</w:t>
      </w:r>
    </w:p>
    <w:p w:rsidR="00000000" w:rsidDel="00000000" w:rsidP="00000000" w:rsidRDefault="00000000" w:rsidRPr="00000000" w14:paraId="0000014B">
      <w:pPr>
        <w:spacing w:after="120" w:before="120" w:line="360" w:lineRule="auto"/>
        <w:ind w:left="720" w:firstLine="0"/>
        <w:jc w:val="both"/>
        <w:rPr>
          <w:sz w:val="26"/>
          <w:szCs w:val="26"/>
        </w:rPr>
      </w:pPr>
      <w:r w:rsidDel="00000000" w:rsidR="00000000" w:rsidRPr="00000000">
        <w:rPr>
          <w:sz w:val="26"/>
          <w:szCs w:val="26"/>
          <w:rtl w:val="0"/>
        </w:rPr>
        <w:t xml:space="preserve">Năm xuất bản tài liệu</w:t>
      </w:r>
    </w:p>
    <w:p w:rsidR="00000000" w:rsidDel="00000000" w:rsidP="00000000" w:rsidRDefault="00000000" w:rsidRPr="00000000" w14:paraId="0000014C">
      <w:pPr>
        <w:spacing w:after="120" w:before="120" w:line="360" w:lineRule="auto"/>
        <w:ind w:left="720" w:firstLine="0"/>
        <w:jc w:val="both"/>
        <w:rPr>
          <w:sz w:val="26"/>
          <w:szCs w:val="26"/>
        </w:rPr>
      </w:pPr>
      <w:r w:rsidDel="00000000" w:rsidR="00000000" w:rsidRPr="00000000">
        <w:rPr>
          <w:sz w:val="26"/>
          <w:szCs w:val="26"/>
          <w:rtl w:val="0"/>
        </w:rPr>
        <w:t xml:space="preserve">Trang tài liệu trích dẫn (nếu có)</w:t>
      </w:r>
    </w:p>
    <w:p w:rsidR="00000000" w:rsidDel="00000000" w:rsidP="00000000" w:rsidRDefault="00000000" w:rsidRPr="00000000" w14:paraId="0000014D">
      <w:pPr>
        <w:spacing w:after="120" w:before="120" w:line="360" w:lineRule="auto"/>
        <w:ind w:left="720" w:firstLine="0"/>
        <w:jc w:val="both"/>
        <w:rPr>
          <w:sz w:val="26"/>
          <w:szCs w:val="26"/>
        </w:rPr>
      </w:pPr>
      <w:r w:rsidDel="00000000" w:rsidR="00000000" w:rsidRPr="00000000">
        <w:rPr>
          <w:sz w:val="26"/>
          <w:szCs w:val="26"/>
          <w:rtl w:val="0"/>
        </w:rPr>
        <w:t xml:space="preserve">Có 2 cách chủ yếu trình bày trích dẫn trong bài viết:</w:t>
      </w:r>
    </w:p>
    <w:p w:rsidR="00000000" w:rsidDel="00000000" w:rsidP="00000000" w:rsidRDefault="00000000" w:rsidRPr="00000000" w14:paraId="0000014E">
      <w:pPr>
        <w:spacing w:after="120" w:before="120" w:line="360" w:lineRule="auto"/>
        <w:ind w:left="720" w:firstLine="0"/>
        <w:jc w:val="both"/>
        <w:rPr>
          <w:sz w:val="26"/>
          <w:szCs w:val="26"/>
        </w:rPr>
      </w:pPr>
      <w:r w:rsidDel="00000000" w:rsidR="00000000" w:rsidRPr="00000000">
        <w:rPr>
          <w:b w:val="1"/>
          <w:i w:val="1"/>
          <w:sz w:val="26"/>
          <w:szCs w:val="26"/>
          <w:rtl w:val="0"/>
        </w:rPr>
        <w:t xml:space="preserve">Trong ngoặc đơn</w:t>
      </w:r>
      <w:r w:rsidDel="00000000" w:rsidR="00000000" w:rsidRPr="00000000">
        <w:rPr>
          <w:sz w:val="26"/>
          <w:szCs w:val="26"/>
          <w:rtl w:val="0"/>
        </w:rPr>
        <w:t xml:space="preserve">. </w:t>
      </w:r>
    </w:p>
    <w:p w:rsidR="00000000" w:rsidDel="00000000" w:rsidP="00000000" w:rsidRDefault="00000000" w:rsidRPr="00000000" w14:paraId="0000014F">
      <w:pPr>
        <w:spacing w:after="120" w:before="120" w:line="360" w:lineRule="auto"/>
        <w:ind w:left="720" w:firstLine="0"/>
        <w:jc w:val="both"/>
        <w:rPr>
          <w:sz w:val="26"/>
          <w:szCs w:val="26"/>
        </w:rPr>
      </w:pPr>
      <w:r w:rsidDel="00000000" w:rsidR="00000000" w:rsidRPr="00000000">
        <w:rPr>
          <w:i w:val="1"/>
          <w:sz w:val="26"/>
          <w:szCs w:val="26"/>
          <w:rtl w:val="0"/>
        </w:rPr>
        <w:t xml:space="preserve">Ví dụ</w:t>
      </w:r>
      <w:r w:rsidDel="00000000" w:rsidR="00000000" w:rsidRPr="00000000">
        <w:rPr>
          <w:sz w:val="26"/>
          <w:szCs w:val="26"/>
          <w:rtl w:val="0"/>
        </w:rPr>
        <w:t xml:space="preserve">: Yếu tố C có ảnh hưởng mạnh nhất đến sản lượng nền kinh tế quốc dân (Nguyễn Văn A, 2009)</w:t>
      </w:r>
    </w:p>
    <w:p w:rsidR="00000000" w:rsidDel="00000000" w:rsidP="00000000" w:rsidRDefault="00000000" w:rsidRPr="00000000" w14:paraId="00000150">
      <w:pPr>
        <w:spacing w:after="120" w:before="120" w:line="360" w:lineRule="auto"/>
        <w:ind w:left="810" w:firstLine="0"/>
        <w:jc w:val="both"/>
        <w:rPr>
          <w:b w:val="1"/>
          <w:sz w:val="26"/>
          <w:szCs w:val="26"/>
        </w:rPr>
      </w:pPr>
      <w:r w:rsidDel="00000000" w:rsidR="00000000" w:rsidRPr="00000000">
        <w:rPr>
          <w:b w:val="1"/>
          <w:i w:val="1"/>
          <w:sz w:val="26"/>
          <w:szCs w:val="26"/>
          <w:rtl w:val="0"/>
        </w:rPr>
        <w:t xml:space="preserve">Tên tác giả là thành phần của câu, năm xuất bản đặt trong ngoặc đơn</w:t>
      </w:r>
      <w:r w:rsidDel="00000000" w:rsidR="00000000" w:rsidRPr="00000000">
        <w:rPr>
          <w:b w:val="1"/>
          <w:sz w:val="26"/>
          <w:szCs w:val="26"/>
          <w:rtl w:val="0"/>
        </w:rPr>
        <w:t xml:space="preserve">. </w:t>
      </w:r>
    </w:p>
    <w:p w:rsidR="00000000" w:rsidDel="00000000" w:rsidP="00000000" w:rsidRDefault="00000000" w:rsidRPr="00000000" w14:paraId="00000151">
      <w:pPr>
        <w:spacing w:after="120" w:before="120" w:line="360" w:lineRule="auto"/>
        <w:ind w:left="720" w:firstLine="0"/>
        <w:jc w:val="both"/>
        <w:rPr>
          <w:sz w:val="26"/>
          <w:szCs w:val="26"/>
        </w:rPr>
      </w:pPr>
      <w:r w:rsidDel="00000000" w:rsidR="00000000" w:rsidRPr="00000000">
        <w:rPr>
          <w:i w:val="1"/>
          <w:sz w:val="26"/>
          <w:szCs w:val="26"/>
          <w:rtl w:val="0"/>
        </w:rPr>
        <w:t xml:space="preserve">Ví dụ</w:t>
      </w:r>
      <w:r w:rsidDel="00000000" w:rsidR="00000000" w:rsidRPr="00000000">
        <w:rPr>
          <w:sz w:val="26"/>
          <w:szCs w:val="26"/>
          <w:rtl w:val="0"/>
        </w:rPr>
        <w:t xml:space="preserve">: Nguyễn Văn A (2009) cho rằng yếu tố C có ảnh hưởng mạnh nhất đến sản lượng nền kinh tế quốc dân.</w:t>
      </w:r>
    </w:p>
    <w:p w:rsidR="00000000" w:rsidDel="00000000" w:rsidP="00000000" w:rsidRDefault="00000000" w:rsidRPr="00000000" w14:paraId="00000152">
      <w:pPr>
        <w:spacing w:after="120" w:before="120" w:line="360" w:lineRule="auto"/>
        <w:ind w:left="720" w:firstLine="0"/>
        <w:jc w:val="both"/>
        <w:rPr>
          <w:i w:val="1"/>
          <w:sz w:val="26"/>
          <w:szCs w:val="26"/>
        </w:rPr>
      </w:pPr>
      <w:r w:rsidDel="00000000" w:rsidR="00000000" w:rsidRPr="00000000">
        <w:rPr>
          <w:i w:val="1"/>
          <w:sz w:val="26"/>
          <w:szCs w:val="26"/>
          <w:rtl w:val="0"/>
        </w:rPr>
        <w:t xml:space="preserve">Số trang tài liệu trích dẫn có thể được đưa vào trong trường hợp bài viết trích dẫn nguyên văn một đoạn nội dung của tài liệu tham khảo.</w:t>
      </w:r>
    </w:p>
    <w:p w:rsidR="00000000" w:rsidDel="00000000" w:rsidP="00000000" w:rsidRDefault="00000000" w:rsidRPr="00000000" w14:paraId="00000153">
      <w:pPr>
        <w:spacing w:after="120" w:before="120" w:line="360" w:lineRule="auto"/>
        <w:ind w:left="720" w:firstLine="0"/>
        <w:jc w:val="both"/>
        <w:rPr>
          <w:sz w:val="26"/>
          <w:szCs w:val="26"/>
        </w:rPr>
      </w:pPr>
      <w:r w:rsidDel="00000000" w:rsidR="00000000" w:rsidRPr="00000000">
        <w:rPr>
          <w:i w:val="1"/>
          <w:sz w:val="26"/>
          <w:szCs w:val="26"/>
          <w:rtl w:val="0"/>
        </w:rPr>
        <w:t xml:space="preserve">Ví dụ</w:t>
      </w:r>
      <w:r w:rsidDel="00000000" w:rsidR="00000000" w:rsidRPr="00000000">
        <w:rPr>
          <w:sz w:val="26"/>
          <w:szCs w:val="26"/>
          <w:rtl w:val="0"/>
        </w:rPr>
        <w:t xml:space="preserve">: Nguyễn Văn A (2009, tr.19) nêu rõ “yếu tố C có ảnh hưởng mạnh nhất đến sản lượng nền kinh tế quốc dân”</w:t>
      </w:r>
    </w:p>
    <w:p w:rsidR="00000000" w:rsidDel="00000000" w:rsidP="00000000" w:rsidRDefault="00000000" w:rsidRPr="00000000" w14:paraId="00000154">
      <w:pPr>
        <w:spacing w:after="120" w:before="120" w:line="360" w:lineRule="auto"/>
        <w:ind w:firstLine="720"/>
        <w:jc w:val="both"/>
        <w:rPr>
          <w:b w:val="1"/>
          <w:i w:val="1"/>
          <w:sz w:val="26"/>
          <w:szCs w:val="26"/>
        </w:rPr>
      </w:pPr>
      <w:r w:rsidDel="00000000" w:rsidR="00000000" w:rsidRPr="00000000">
        <w:rPr>
          <w:b w:val="1"/>
          <w:i w:val="1"/>
          <w:sz w:val="26"/>
          <w:szCs w:val="26"/>
          <w:rtl w:val="0"/>
        </w:rPr>
        <w:t xml:space="preserve">5.2 Danh sách tài liệu tham khảo (reference list)</w:t>
      </w:r>
    </w:p>
    <w:p w:rsidR="00000000" w:rsidDel="00000000" w:rsidP="00000000" w:rsidRDefault="00000000" w:rsidRPr="00000000" w14:paraId="00000155">
      <w:pPr>
        <w:spacing w:after="120" w:before="120" w:line="360" w:lineRule="auto"/>
        <w:ind w:left="720" w:firstLine="0"/>
        <w:jc w:val="both"/>
        <w:rPr>
          <w:sz w:val="26"/>
          <w:szCs w:val="26"/>
        </w:rPr>
      </w:pPr>
      <w:r w:rsidDel="00000000" w:rsidR="00000000" w:rsidRPr="00000000">
        <w:rPr>
          <w:sz w:val="26"/>
          <w:szCs w:val="26"/>
          <w:rtl w:val="0"/>
        </w:rPr>
        <w:t xml:space="preserve">Danh sách tài liệu được đặt cuối bài viết, được bắt đầu bằng tiêu đề “</w:t>
      </w:r>
      <w:r w:rsidDel="00000000" w:rsidR="00000000" w:rsidRPr="00000000">
        <w:rPr>
          <w:b w:val="1"/>
          <w:sz w:val="26"/>
          <w:szCs w:val="26"/>
          <w:rtl w:val="0"/>
        </w:rPr>
        <w:t xml:space="preserve">Tài liệu tham khảo</w:t>
      </w:r>
      <w:r w:rsidDel="00000000" w:rsidR="00000000" w:rsidRPr="00000000">
        <w:rPr>
          <w:sz w:val="26"/>
          <w:szCs w:val="26"/>
          <w:rtl w:val="0"/>
        </w:rPr>
        <w:t xml:space="preserve">”, tiếp theo là danh mục liệt kê tài liệu tham khảo (sách, bài báo, nguồn ấn phẩm điện tử) được sắp xếp thứ tự Alphabet theo tên tác giả, tên bài viết, không đánh số thứ tự</w:t>
      </w:r>
    </w:p>
    <w:p w:rsidR="00000000" w:rsidDel="00000000" w:rsidP="00000000" w:rsidRDefault="00000000" w:rsidRPr="00000000" w14:paraId="00000156">
      <w:pPr>
        <w:spacing w:after="120" w:before="120" w:line="360" w:lineRule="auto"/>
        <w:ind w:left="720" w:firstLine="0"/>
        <w:jc w:val="both"/>
        <w:rPr>
          <w:sz w:val="26"/>
          <w:szCs w:val="26"/>
        </w:rPr>
      </w:pPr>
      <w:r w:rsidDel="00000000" w:rsidR="00000000" w:rsidRPr="00000000">
        <w:rPr>
          <w:sz w:val="26"/>
          <w:szCs w:val="26"/>
          <w:rtl w:val="0"/>
        </w:rPr>
        <w:t xml:space="preserve">Mỗi danh mục tài liệu tham khảo bao gồm các thông tin: tên tác giả, tên tác phẩm, năm xuất bản, nơi xuất bản.</w:t>
      </w:r>
    </w:p>
    <w:p w:rsidR="00000000" w:rsidDel="00000000" w:rsidP="00000000" w:rsidRDefault="00000000" w:rsidRPr="00000000" w14:paraId="00000157">
      <w:pPr>
        <w:spacing w:after="120" w:before="120" w:line="360" w:lineRule="auto"/>
        <w:ind w:left="720" w:firstLine="0"/>
        <w:jc w:val="both"/>
        <w:rPr>
          <w:i w:val="1"/>
          <w:sz w:val="26"/>
          <w:szCs w:val="26"/>
        </w:rPr>
      </w:pPr>
      <w:r w:rsidDel="00000000" w:rsidR="00000000" w:rsidRPr="00000000">
        <w:rPr>
          <w:i w:val="1"/>
          <w:sz w:val="26"/>
          <w:szCs w:val="26"/>
          <w:rtl w:val="0"/>
        </w:rPr>
        <w:t xml:space="preserve">5.2.1 Quy chuẩn trình bày sách tham khảo</w:t>
      </w:r>
    </w:p>
    <w:p w:rsidR="00000000" w:rsidDel="00000000" w:rsidP="00000000" w:rsidRDefault="00000000" w:rsidRPr="00000000" w14:paraId="00000158">
      <w:pPr>
        <w:spacing w:after="120" w:before="120" w:line="360" w:lineRule="auto"/>
        <w:ind w:firstLine="720"/>
        <w:jc w:val="both"/>
        <w:rPr>
          <w:b w:val="1"/>
          <w:sz w:val="26"/>
          <w:szCs w:val="26"/>
        </w:rPr>
      </w:pPr>
      <w:r w:rsidDel="00000000" w:rsidR="00000000" w:rsidRPr="00000000">
        <w:rPr>
          <w:b w:val="1"/>
          <w:sz w:val="26"/>
          <w:szCs w:val="26"/>
          <w:rtl w:val="0"/>
        </w:rPr>
        <w:t xml:space="preserve">Mẫu quy chuẩn: Họ tên tác giả (năm xuất bản), </w:t>
      </w:r>
      <w:r w:rsidDel="00000000" w:rsidR="00000000" w:rsidRPr="00000000">
        <w:rPr>
          <w:b w:val="1"/>
          <w:i w:val="1"/>
          <w:sz w:val="26"/>
          <w:szCs w:val="26"/>
          <w:rtl w:val="0"/>
        </w:rPr>
        <w:t xml:space="preserve">tên sách</w:t>
      </w:r>
      <w:r w:rsidDel="00000000" w:rsidR="00000000" w:rsidRPr="00000000">
        <w:rPr>
          <w:b w:val="1"/>
          <w:sz w:val="26"/>
          <w:szCs w:val="26"/>
          <w:rtl w:val="0"/>
        </w:rPr>
        <w:t xml:space="preserve">, nhà xuất bản, nơi xuất bản</w:t>
      </w:r>
    </w:p>
    <w:p w:rsidR="00000000" w:rsidDel="00000000" w:rsidP="00000000" w:rsidRDefault="00000000" w:rsidRPr="00000000" w14:paraId="00000159">
      <w:pPr>
        <w:spacing w:after="120" w:before="120" w:line="360" w:lineRule="auto"/>
        <w:ind w:firstLine="720"/>
        <w:jc w:val="both"/>
        <w:rPr>
          <w:sz w:val="26"/>
          <w:szCs w:val="26"/>
        </w:rPr>
      </w:pPr>
      <w:r w:rsidDel="00000000" w:rsidR="00000000" w:rsidRPr="00000000">
        <w:rPr>
          <w:i w:val="1"/>
          <w:sz w:val="26"/>
          <w:szCs w:val="26"/>
          <w:rtl w:val="0"/>
        </w:rPr>
        <w:t xml:space="preserve">Ví dụ</w:t>
      </w:r>
      <w:r w:rsidDel="00000000" w:rsidR="00000000" w:rsidRPr="00000000">
        <w:rPr>
          <w:sz w:val="26"/>
          <w:szCs w:val="26"/>
          <w:rtl w:val="0"/>
        </w:rPr>
        <w:t xml:space="preserve">: Nguyễn Văn B (2009), </w:t>
      </w:r>
      <w:r w:rsidDel="00000000" w:rsidR="00000000" w:rsidRPr="00000000">
        <w:rPr>
          <w:i w:val="1"/>
          <w:sz w:val="26"/>
          <w:szCs w:val="26"/>
          <w:rtl w:val="0"/>
        </w:rPr>
        <w:t xml:space="preserve">Kinh tế Việt Nam năm 2008</w:t>
      </w:r>
      <w:r w:rsidDel="00000000" w:rsidR="00000000" w:rsidRPr="00000000">
        <w:rPr>
          <w:sz w:val="26"/>
          <w:szCs w:val="26"/>
          <w:rtl w:val="0"/>
        </w:rPr>
        <w:t xml:space="preserve">, Nhà xuất bản ABC, Hà Nội.</w:t>
      </w:r>
    </w:p>
    <w:tbl>
      <w:tblPr>
        <w:tblStyle w:val="Table3"/>
        <w:tblW w:w="95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8"/>
        <w:gridCol w:w="6211"/>
        <w:tblGridChange w:id="0">
          <w:tblGrid>
            <w:gridCol w:w="3348"/>
            <w:gridCol w:w="6211"/>
          </w:tblGrid>
        </w:tblGridChange>
      </w:tblGrid>
      <w:tr>
        <w:trPr>
          <w:cantSplit w:val="0"/>
          <w:tblHeader w:val="0"/>
        </w:trPr>
        <w:tc>
          <w:tcPr>
            <w:vAlign w:val="center"/>
          </w:tcPr>
          <w:p w:rsidR="00000000" w:rsidDel="00000000" w:rsidP="00000000" w:rsidRDefault="00000000" w:rsidRPr="00000000" w14:paraId="0000015A">
            <w:pPr>
              <w:spacing w:after="120" w:before="120" w:lineRule="auto"/>
              <w:jc w:val="center"/>
              <w:rPr>
                <w:b w:val="1"/>
                <w:sz w:val="26"/>
                <w:szCs w:val="26"/>
              </w:rPr>
            </w:pPr>
            <w:r w:rsidDel="00000000" w:rsidR="00000000" w:rsidRPr="00000000">
              <w:rPr>
                <w:b w:val="1"/>
                <w:sz w:val="26"/>
                <w:szCs w:val="26"/>
                <w:rtl w:val="0"/>
              </w:rPr>
              <w:t xml:space="preserve">Thành phần thông tin</w:t>
            </w:r>
          </w:p>
        </w:tc>
        <w:tc>
          <w:tcPr>
            <w:vAlign w:val="center"/>
          </w:tcPr>
          <w:p w:rsidR="00000000" w:rsidDel="00000000" w:rsidP="00000000" w:rsidRDefault="00000000" w:rsidRPr="00000000" w14:paraId="0000015B">
            <w:pPr>
              <w:spacing w:after="120" w:before="120" w:lineRule="auto"/>
              <w:jc w:val="center"/>
              <w:rPr>
                <w:b w:val="1"/>
                <w:sz w:val="26"/>
                <w:szCs w:val="26"/>
              </w:rPr>
            </w:pPr>
            <w:r w:rsidDel="00000000" w:rsidR="00000000" w:rsidRPr="00000000">
              <w:rPr>
                <w:b w:val="1"/>
                <w:sz w:val="26"/>
                <w:szCs w:val="26"/>
                <w:rtl w:val="0"/>
              </w:rPr>
              <w:t xml:space="preserve">Giải thích</w:t>
            </w:r>
          </w:p>
        </w:tc>
      </w:tr>
      <w:tr>
        <w:trPr>
          <w:cantSplit w:val="0"/>
          <w:tblHeader w:val="0"/>
        </w:trPr>
        <w:tc>
          <w:tcPr/>
          <w:p w:rsidR="00000000" w:rsidDel="00000000" w:rsidP="00000000" w:rsidRDefault="00000000" w:rsidRPr="00000000" w14:paraId="0000015C">
            <w:pPr>
              <w:spacing w:before="200" w:lineRule="auto"/>
              <w:rPr>
                <w:sz w:val="26"/>
                <w:szCs w:val="26"/>
              </w:rPr>
            </w:pPr>
            <w:r w:rsidDel="00000000" w:rsidR="00000000" w:rsidRPr="00000000">
              <w:rPr>
                <w:sz w:val="26"/>
                <w:szCs w:val="26"/>
                <w:rtl w:val="0"/>
              </w:rPr>
              <w:t xml:space="preserve">Nguyễn Văn B</w:t>
            </w:r>
          </w:p>
        </w:tc>
        <w:tc>
          <w:tcPr/>
          <w:p w:rsidR="00000000" w:rsidDel="00000000" w:rsidP="00000000" w:rsidRDefault="00000000" w:rsidRPr="00000000" w14:paraId="0000015D">
            <w:pPr>
              <w:spacing w:before="200" w:lineRule="auto"/>
              <w:rPr>
                <w:sz w:val="26"/>
                <w:szCs w:val="26"/>
              </w:rPr>
            </w:pPr>
            <w:r w:rsidDel="00000000" w:rsidR="00000000" w:rsidRPr="00000000">
              <w:rPr>
                <w:sz w:val="26"/>
                <w:szCs w:val="26"/>
                <w:rtl w:val="0"/>
              </w:rPr>
              <w:t xml:space="preserve">Tên tác giả</w:t>
            </w:r>
          </w:p>
        </w:tc>
      </w:tr>
      <w:tr>
        <w:trPr>
          <w:cantSplit w:val="0"/>
          <w:tblHeader w:val="0"/>
        </w:trPr>
        <w:tc>
          <w:tcPr/>
          <w:p w:rsidR="00000000" w:rsidDel="00000000" w:rsidP="00000000" w:rsidRDefault="00000000" w:rsidRPr="00000000" w14:paraId="0000015E">
            <w:pPr>
              <w:spacing w:before="200" w:lineRule="auto"/>
              <w:rPr>
                <w:sz w:val="26"/>
                <w:szCs w:val="26"/>
              </w:rPr>
            </w:pPr>
            <w:r w:rsidDel="00000000" w:rsidR="00000000" w:rsidRPr="00000000">
              <w:rPr>
                <w:sz w:val="26"/>
                <w:szCs w:val="26"/>
                <w:rtl w:val="0"/>
              </w:rPr>
              <w:t xml:space="preserve">(2009),</w:t>
            </w:r>
          </w:p>
        </w:tc>
        <w:tc>
          <w:tcPr/>
          <w:p w:rsidR="00000000" w:rsidDel="00000000" w:rsidP="00000000" w:rsidRDefault="00000000" w:rsidRPr="00000000" w14:paraId="0000015F">
            <w:pPr>
              <w:spacing w:before="200" w:lineRule="auto"/>
              <w:rPr>
                <w:sz w:val="26"/>
                <w:szCs w:val="26"/>
              </w:rPr>
            </w:pPr>
            <w:r w:rsidDel="00000000" w:rsidR="00000000" w:rsidRPr="00000000">
              <w:rPr>
                <w:sz w:val="26"/>
                <w:szCs w:val="26"/>
                <w:rtl w:val="0"/>
              </w:rPr>
              <w:t xml:space="preserve">Năm xuất bản trong ngoặc đơn, tiếp sau là dấu phẩy (,)</w:t>
            </w:r>
          </w:p>
        </w:tc>
      </w:tr>
      <w:tr>
        <w:trPr>
          <w:cantSplit w:val="0"/>
          <w:tblHeader w:val="0"/>
        </w:trPr>
        <w:tc>
          <w:tcPr/>
          <w:p w:rsidR="00000000" w:rsidDel="00000000" w:rsidP="00000000" w:rsidRDefault="00000000" w:rsidRPr="00000000" w14:paraId="00000160">
            <w:pPr>
              <w:spacing w:before="200" w:lineRule="auto"/>
              <w:rPr>
                <w:sz w:val="26"/>
                <w:szCs w:val="26"/>
              </w:rPr>
            </w:pPr>
            <w:r w:rsidDel="00000000" w:rsidR="00000000" w:rsidRPr="00000000">
              <w:rPr>
                <w:i w:val="1"/>
                <w:sz w:val="26"/>
                <w:szCs w:val="26"/>
                <w:rtl w:val="0"/>
              </w:rPr>
              <w:t xml:space="preserve">Kinh tế Việt Nam năm 2008</w:t>
            </w:r>
            <w:r w:rsidDel="00000000" w:rsidR="00000000" w:rsidRPr="00000000">
              <w:rPr>
                <w:sz w:val="26"/>
                <w:szCs w:val="26"/>
                <w:rtl w:val="0"/>
              </w:rPr>
              <w:t xml:space="preserve">,</w:t>
            </w:r>
          </w:p>
        </w:tc>
        <w:tc>
          <w:tcPr/>
          <w:p w:rsidR="00000000" w:rsidDel="00000000" w:rsidP="00000000" w:rsidRDefault="00000000" w:rsidRPr="00000000" w14:paraId="00000161">
            <w:pPr>
              <w:spacing w:before="200" w:lineRule="auto"/>
              <w:rPr>
                <w:sz w:val="26"/>
                <w:szCs w:val="26"/>
              </w:rPr>
            </w:pPr>
            <w:r w:rsidDel="00000000" w:rsidR="00000000" w:rsidRPr="00000000">
              <w:rPr>
                <w:sz w:val="26"/>
                <w:szCs w:val="26"/>
                <w:rtl w:val="0"/>
              </w:rPr>
              <w:t xml:space="preserve">Tên sách, chữ in nghiêng, chữ cái đầu tiên viết hoa, tiếp sau là dấu phẩy  (,)</w:t>
            </w:r>
          </w:p>
        </w:tc>
      </w:tr>
      <w:tr>
        <w:trPr>
          <w:cantSplit w:val="0"/>
          <w:trHeight w:val="531" w:hRule="atLeast"/>
          <w:tblHeader w:val="0"/>
        </w:trPr>
        <w:tc>
          <w:tcPr/>
          <w:p w:rsidR="00000000" w:rsidDel="00000000" w:rsidP="00000000" w:rsidRDefault="00000000" w:rsidRPr="00000000" w14:paraId="00000162">
            <w:pPr>
              <w:spacing w:before="200" w:lineRule="auto"/>
              <w:rPr>
                <w:sz w:val="26"/>
                <w:szCs w:val="26"/>
              </w:rPr>
            </w:pPr>
            <w:r w:rsidDel="00000000" w:rsidR="00000000" w:rsidRPr="00000000">
              <w:rPr>
                <w:sz w:val="26"/>
                <w:szCs w:val="26"/>
                <w:rtl w:val="0"/>
              </w:rPr>
              <w:t xml:space="preserve">Nhà xuất bản ABC, </w:t>
            </w:r>
          </w:p>
        </w:tc>
        <w:tc>
          <w:tcPr/>
          <w:p w:rsidR="00000000" w:rsidDel="00000000" w:rsidP="00000000" w:rsidRDefault="00000000" w:rsidRPr="00000000" w14:paraId="00000163">
            <w:pPr>
              <w:spacing w:before="200" w:lineRule="auto"/>
              <w:rPr>
                <w:sz w:val="26"/>
                <w:szCs w:val="26"/>
              </w:rPr>
            </w:pPr>
            <w:r w:rsidDel="00000000" w:rsidR="00000000" w:rsidRPr="00000000">
              <w:rPr>
                <w:sz w:val="26"/>
                <w:szCs w:val="26"/>
                <w:rtl w:val="0"/>
              </w:rPr>
              <w:t xml:space="preserve">Tên nhà xuất bản, tiếp sau là dấu phẩy  (,)</w:t>
            </w:r>
          </w:p>
        </w:tc>
      </w:tr>
      <w:tr>
        <w:trPr>
          <w:cantSplit w:val="0"/>
          <w:tblHeader w:val="0"/>
        </w:trPr>
        <w:tc>
          <w:tcPr/>
          <w:p w:rsidR="00000000" w:rsidDel="00000000" w:rsidP="00000000" w:rsidRDefault="00000000" w:rsidRPr="00000000" w14:paraId="00000164">
            <w:pPr>
              <w:spacing w:before="200" w:lineRule="auto"/>
              <w:rPr>
                <w:sz w:val="26"/>
                <w:szCs w:val="26"/>
              </w:rPr>
            </w:pPr>
            <w:r w:rsidDel="00000000" w:rsidR="00000000" w:rsidRPr="00000000">
              <w:rPr>
                <w:sz w:val="26"/>
                <w:szCs w:val="26"/>
                <w:rtl w:val="0"/>
              </w:rPr>
              <w:t xml:space="preserve">Hà Nội.</w:t>
            </w:r>
          </w:p>
        </w:tc>
        <w:tc>
          <w:tcPr/>
          <w:p w:rsidR="00000000" w:rsidDel="00000000" w:rsidP="00000000" w:rsidRDefault="00000000" w:rsidRPr="00000000" w14:paraId="00000165">
            <w:pPr>
              <w:spacing w:before="200" w:lineRule="auto"/>
              <w:rPr>
                <w:sz w:val="26"/>
                <w:szCs w:val="26"/>
              </w:rPr>
            </w:pPr>
            <w:r w:rsidDel="00000000" w:rsidR="00000000" w:rsidRPr="00000000">
              <w:rPr>
                <w:sz w:val="26"/>
                <w:szCs w:val="26"/>
                <w:rtl w:val="0"/>
              </w:rPr>
              <w:t xml:space="preserve">Nơi xuất bản, kết thúc là dấu chấm (.)</w:t>
            </w:r>
          </w:p>
        </w:tc>
      </w:tr>
    </w:tbl>
    <w:p w:rsidR="00000000" w:rsidDel="00000000" w:rsidP="00000000" w:rsidRDefault="00000000" w:rsidRPr="00000000" w14:paraId="00000166">
      <w:pPr>
        <w:spacing w:after="120" w:before="120" w:lineRule="auto"/>
        <w:ind w:firstLine="720"/>
        <w:jc w:val="both"/>
        <w:rPr>
          <w:i w:val="1"/>
          <w:sz w:val="26"/>
          <w:szCs w:val="26"/>
        </w:rPr>
      </w:pPr>
      <w:r w:rsidDel="00000000" w:rsidR="00000000" w:rsidRPr="00000000">
        <w:rPr>
          <w:i w:val="1"/>
          <w:sz w:val="26"/>
          <w:szCs w:val="26"/>
          <w:rtl w:val="0"/>
        </w:rPr>
        <w:t xml:space="preserve">5.2.2 Quy chuẩn trình bày tài liệu tham khảo là bài báo đăng trên tạp chí  khoa học</w:t>
      </w:r>
    </w:p>
    <w:p w:rsidR="00000000" w:rsidDel="00000000" w:rsidP="00000000" w:rsidRDefault="00000000" w:rsidRPr="00000000" w14:paraId="00000167">
      <w:pPr>
        <w:spacing w:after="120" w:before="120" w:line="360" w:lineRule="auto"/>
        <w:ind w:firstLine="720"/>
        <w:jc w:val="both"/>
        <w:rPr>
          <w:b w:val="1"/>
          <w:sz w:val="26"/>
          <w:szCs w:val="26"/>
        </w:rPr>
      </w:pPr>
      <w:r w:rsidDel="00000000" w:rsidR="00000000" w:rsidRPr="00000000">
        <w:rPr>
          <w:b w:val="1"/>
          <w:sz w:val="26"/>
          <w:szCs w:val="26"/>
          <w:rtl w:val="0"/>
        </w:rPr>
        <w:t xml:space="preserve">Mẫu quy chuẩn: Họ tên tác giả (năm xuất bản), “tên bài báo”, </w:t>
      </w:r>
      <w:r w:rsidDel="00000000" w:rsidR="00000000" w:rsidRPr="00000000">
        <w:rPr>
          <w:b w:val="1"/>
          <w:i w:val="1"/>
          <w:sz w:val="26"/>
          <w:szCs w:val="26"/>
          <w:rtl w:val="0"/>
        </w:rPr>
        <w:t xml:space="preserve">tên tạp chí</w:t>
      </w:r>
      <w:r w:rsidDel="00000000" w:rsidR="00000000" w:rsidRPr="00000000">
        <w:rPr>
          <w:b w:val="1"/>
          <w:sz w:val="26"/>
          <w:szCs w:val="26"/>
          <w:rtl w:val="0"/>
        </w:rPr>
        <w:t xml:space="preserve">, số phát hành, khoảng trang chứa nội dung bài báo trên tạp chí.</w:t>
      </w:r>
    </w:p>
    <w:p w:rsidR="00000000" w:rsidDel="00000000" w:rsidP="00000000" w:rsidRDefault="00000000" w:rsidRPr="00000000" w14:paraId="00000168">
      <w:pPr>
        <w:spacing w:after="120" w:before="120" w:line="360" w:lineRule="auto"/>
        <w:ind w:firstLine="720"/>
        <w:jc w:val="both"/>
        <w:rPr>
          <w:sz w:val="26"/>
          <w:szCs w:val="26"/>
        </w:rPr>
      </w:pPr>
      <w:r w:rsidDel="00000000" w:rsidR="00000000" w:rsidRPr="00000000">
        <w:rPr>
          <w:i w:val="1"/>
          <w:sz w:val="26"/>
          <w:szCs w:val="26"/>
          <w:rtl w:val="0"/>
        </w:rPr>
        <w:t xml:space="preserve">Ví dụ</w:t>
      </w:r>
      <w:r w:rsidDel="00000000" w:rsidR="00000000" w:rsidRPr="00000000">
        <w:rPr>
          <w:sz w:val="26"/>
          <w:szCs w:val="26"/>
          <w:rtl w:val="0"/>
        </w:rPr>
        <w:t xml:space="preserve">: Lê Xuân H (2009), “Tổng quan kinh tế Việt Nam năm 2010 và khuyến nghị chính sách cho năm 2011”, </w:t>
      </w:r>
      <w:r w:rsidDel="00000000" w:rsidR="00000000" w:rsidRPr="00000000">
        <w:rPr>
          <w:i w:val="1"/>
          <w:sz w:val="26"/>
          <w:szCs w:val="26"/>
          <w:rtl w:val="0"/>
        </w:rPr>
        <w:t xml:space="preserve">Tạp chí Y</w:t>
      </w:r>
      <w:r w:rsidDel="00000000" w:rsidR="00000000" w:rsidRPr="00000000">
        <w:rPr>
          <w:sz w:val="26"/>
          <w:szCs w:val="26"/>
          <w:rtl w:val="0"/>
        </w:rPr>
        <w:t xml:space="preserve">, số 150, tr. 7-13.</w:t>
      </w:r>
    </w:p>
    <w:tbl>
      <w:tblPr>
        <w:tblStyle w:val="Table4"/>
        <w:tblW w:w="99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4"/>
        <w:gridCol w:w="5589"/>
        <w:tblGridChange w:id="0">
          <w:tblGrid>
            <w:gridCol w:w="4314"/>
            <w:gridCol w:w="5589"/>
          </w:tblGrid>
        </w:tblGridChange>
      </w:tblGrid>
      <w:tr>
        <w:trPr>
          <w:cantSplit w:val="0"/>
          <w:tblHeader w:val="0"/>
        </w:trPr>
        <w:tc>
          <w:tcPr>
            <w:vAlign w:val="center"/>
          </w:tcPr>
          <w:p w:rsidR="00000000" w:rsidDel="00000000" w:rsidP="00000000" w:rsidRDefault="00000000" w:rsidRPr="00000000" w14:paraId="00000169">
            <w:pPr>
              <w:spacing w:after="120" w:before="120" w:lineRule="auto"/>
              <w:jc w:val="center"/>
              <w:rPr>
                <w:b w:val="1"/>
                <w:sz w:val="26"/>
                <w:szCs w:val="26"/>
              </w:rPr>
            </w:pPr>
            <w:r w:rsidDel="00000000" w:rsidR="00000000" w:rsidRPr="00000000">
              <w:rPr>
                <w:b w:val="1"/>
                <w:sz w:val="26"/>
                <w:szCs w:val="26"/>
                <w:rtl w:val="0"/>
              </w:rPr>
              <w:t xml:space="preserve">Thành phần thông tin</w:t>
            </w:r>
          </w:p>
        </w:tc>
        <w:tc>
          <w:tcPr>
            <w:vAlign w:val="center"/>
          </w:tcPr>
          <w:p w:rsidR="00000000" w:rsidDel="00000000" w:rsidP="00000000" w:rsidRDefault="00000000" w:rsidRPr="00000000" w14:paraId="0000016A">
            <w:pPr>
              <w:spacing w:after="120" w:before="120" w:lineRule="auto"/>
              <w:jc w:val="center"/>
              <w:rPr>
                <w:b w:val="1"/>
                <w:sz w:val="26"/>
                <w:szCs w:val="26"/>
              </w:rPr>
            </w:pPr>
            <w:r w:rsidDel="00000000" w:rsidR="00000000" w:rsidRPr="00000000">
              <w:rPr>
                <w:b w:val="1"/>
                <w:sz w:val="26"/>
                <w:szCs w:val="26"/>
                <w:rtl w:val="0"/>
              </w:rPr>
              <w:t xml:space="preserve">Giải thích</w:t>
            </w:r>
          </w:p>
        </w:tc>
      </w:tr>
      <w:tr>
        <w:trPr>
          <w:cantSplit w:val="0"/>
          <w:tblHeader w:val="0"/>
        </w:trPr>
        <w:tc>
          <w:tcPr/>
          <w:p w:rsidR="00000000" w:rsidDel="00000000" w:rsidP="00000000" w:rsidRDefault="00000000" w:rsidRPr="00000000" w14:paraId="0000016B">
            <w:pPr>
              <w:spacing w:after="120" w:before="120" w:lineRule="auto"/>
              <w:rPr/>
            </w:pPr>
            <w:r w:rsidDel="00000000" w:rsidR="00000000" w:rsidRPr="00000000">
              <w:rPr>
                <w:rtl w:val="0"/>
              </w:rPr>
              <w:t xml:space="preserve">Lê Xuân H</w:t>
            </w:r>
          </w:p>
        </w:tc>
        <w:tc>
          <w:tcPr/>
          <w:p w:rsidR="00000000" w:rsidDel="00000000" w:rsidP="00000000" w:rsidRDefault="00000000" w:rsidRPr="00000000" w14:paraId="0000016C">
            <w:pPr>
              <w:spacing w:after="120" w:before="120" w:lineRule="auto"/>
              <w:rPr/>
            </w:pPr>
            <w:r w:rsidDel="00000000" w:rsidR="00000000" w:rsidRPr="00000000">
              <w:rPr>
                <w:rtl w:val="0"/>
              </w:rPr>
              <w:t xml:space="preserve">Tên tác giả</w:t>
            </w:r>
          </w:p>
        </w:tc>
      </w:tr>
      <w:tr>
        <w:trPr>
          <w:cantSplit w:val="0"/>
          <w:tblHeader w:val="0"/>
        </w:trPr>
        <w:tc>
          <w:tcPr/>
          <w:p w:rsidR="00000000" w:rsidDel="00000000" w:rsidP="00000000" w:rsidRDefault="00000000" w:rsidRPr="00000000" w14:paraId="0000016D">
            <w:pPr>
              <w:spacing w:after="120" w:before="120" w:lineRule="auto"/>
              <w:rPr/>
            </w:pPr>
            <w:r w:rsidDel="00000000" w:rsidR="00000000" w:rsidRPr="00000000">
              <w:rPr>
                <w:rtl w:val="0"/>
              </w:rPr>
              <w:t xml:space="preserve">(2009),</w:t>
            </w:r>
          </w:p>
        </w:tc>
        <w:tc>
          <w:tcPr/>
          <w:p w:rsidR="00000000" w:rsidDel="00000000" w:rsidP="00000000" w:rsidRDefault="00000000" w:rsidRPr="00000000" w14:paraId="0000016E">
            <w:pPr>
              <w:spacing w:after="120" w:before="120" w:lineRule="auto"/>
              <w:rPr/>
            </w:pPr>
            <w:r w:rsidDel="00000000" w:rsidR="00000000" w:rsidRPr="00000000">
              <w:rPr>
                <w:rtl w:val="0"/>
              </w:rPr>
              <w:t xml:space="preserve">Năm xuất bản trong ngoặc đơn, tiếp sau là dấu phẩy (,)</w:t>
            </w:r>
          </w:p>
        </w:tc>
      </w:tr>
      <w:tr>
        <w:trPr>
          <w:cantSplit w:val="0"/>
          <w:tblHeader w:val="0"/>
        </w:trPr>
        <w:tc>
          <w:tcPr/>
          <w:p w:rsidR="00000000" w:rsidDel="00000000" w:rsidP="00000000" w:rsidRDefault="00000000" w:rsidRPr="00000000" w14:paraId="0000016F">
            <w:pPr>
              <w:spacing w:after="120" w:before="120" w:lineRule="auto"/>
              <w:rPr/>
            </w:pPr>
            <w:r w:rsidDel="00000000" w:rsidR="00000000" w:rsidRPr="00000000">
              <w:rPr>
                <w:rtl w:val="0"/>
              </w:rPr>
              <w:t xml:space="preserve">“Tổng quan kinh tế Việt Nam năm 2010 và khuyến nghị chính sách cho năm 2011”</w:t>
            </w:r>
          </w:p>
        </w:tc>
        <w:tc>
          <w:tcPr/>
          <w:p w:rsidR="00000000" w:rsidDel="00000000" w:rsidP="00000000" w:rsidRDefault="00000000" w:rsidRPr="00000000" w14:paraId="00000170">
            <w:pPr>
              <w:spacing w:after="120" w:before="120" w:lineRule="auto"/>
              <w:rPr/>
            </w:pPr>
            <w:r w:rsidDel="00000000" w:rsidR="00000000" w:rsidRPr="00000000">
              <w:rPr>
                <w:rtl w:val="0"/>
              </w:rPr>
              <w:t xml:space="preserve">Tên bài viết đặt trong dấu ngoặc kép, tiếp sau là dấu phẩy (,) , chữ đầu tiên viết hoa</w:t>
            </w:r>
          </w:p>
        </w:tc>
      </w:tr>
      <w:tr>
        <w:trPr>
          <w:cantSplit w:val="0"/>
          <w:tblHeader w:val="0"/>
        </w:trPr>
        <w:tc>
          <w:tcPr/>
          <w:p w:rsidR="00000000" w:rsidDel="00000000" w:rsidP="00000000" w:rsidRDefault="00000000" w:rsidRPr="00000000" w14:paraId="00000171">
            <w:pPr>
              <w:spacing w:after="120" w:before="120" w:lineRule="auto"/>
              <w:rPr/>
            </w:pPr>
            <w:r w:rsidDel="00000000" w:rsidR="00000000" w:rsidRPr="00000000">
              <w:rPr>
                <w:i w:val="1"/>
                <w:rtl w:val="0"/>
              </w:rPr>
              <w:t xml:space="preserve">Tạp chí Y</w:t>
            </w:r>
            <w:r w:rsidDel="00000000" w:rsidR="00000000" w:rsidRPr="00000000">
              <w:rPr>
                <w:rtl w:val="0"/>
              </w:rPr>
              <w:t xml:space="preserve">,</w:t>
            </w:r>
          </w:p>
        </w:tc>
        <w:tc>
          <w:tcPr/>
          <w:p w:rsidR="00000000" w:rsidDel="00000000" w:rsidP="00000000" w:rsidRDefault="00000000" w:rsidRPr="00000000" w14:paraId="00000172">
            <w:pPr>
              <w:spacing w:after="120" w:before="120" w:lineRule="auto"/>
              <w:rPr/>
            </w:pPr>
            <w:r w:rsidDel="00000000" w:rsidR="00000000" w:rsidRPr="00000000">
              <w:rPr>
                <w:rtl w:val="0"/>
              </w:rPr>
              <w:t xml:space="preserve">Tên tạp chí in nghiêng, tiếp sau là dấu phẩy (,)</w:t>
            </w:r>
          </w:p>
        </w:tc>
      </w:tr>
      <w:tr>
        <w:trPr>
          <w:cantSplit w:val="0"/>
          <w:tblHeader w:val="0"/>
        </w:trPr>
        <w:tc>
          <w:tcPr/>
          <w:p w:rsidR="00000000" w:rsidDel="00000000" w:rsidP="00000000" w:rsidRDefault="00000000" w:rsidRPr="00000000" w14:paraId="00000173">
            <w:pPr>
              <w:spacing w:after="120" w:before="120" w:lineRule="auto"/>
              <w:rPr/>
            </w:pPr>
            <w:r w:rsidDel="00000000" w:rsidR="00000000" w:rsidRPr="00000000">
              <w:rPr>
                <w:rtl w:val="0"/>
              </w:rPr>
              <w:t xml:space="preserve">số 150, </w:t>
            </w:r>
          </w:p>
        </w:tc>
        <w:tc>
          <w:tcPr/>
          <w:p w:rsidR="00000000" w:rsidDel="00000000" w:rsidP="00000000" w:rsidRDefault="00000000" w:rsidRPr="00000000" w14:paraId="00000174">
            <w:pPr>
              <w:spacing w:after="120" w:before="120" w:lineRule="auto"/>
              <w:rPr/>
            </w:pPr>
            <w:r w:rsidDel="00000000" w:rsidR="00000000" w:rsidRPr="00000000">
              <w:rPr>
                <w:rtl w:val="0"/>
              </w:rPr>
              <w:t xml:space="preserve">Số phát hành của tạp chí, tiếp sau là dấu phẩy (,)</w:t>
            </w:r>
          </w:p>
        </w:tc>
      </w:tr>
      <w:tr>
        <w:trPr>
          <w:cantSplit w:val="0"/>
          <w:tblHeader w:val="0"/>
        </w:trPr>
        <w:tc>
          <w:tcPr>
            <w:vAlign w:val="center"/>
          </w:tcPr>
          <w:p w:rsidR="00000000" w:rsidDel="00000000" w:rsidP="00000000" w:rsidRDefault="00000000" w:rsidRPr="00000000" w14:paraId="00000175">
            <w:pPr>
              <w:spacing w:after="120" w:before="120" w:lineRule="auto"/>
              <w:rPr/>
            </w:pPr>
            <w:r w:rsidDel="00000000" w:rsidR="00000000" w:rsidRPr="00000000">
              <w:rPr>
                <w:rtl w:val="0"/>
              </w:rPr>
              <w:t xml:space="preserve">tr. 7-13.</w:t>
            </w:r>
          </w:p>
        </w:tc>
        <w:tc>
          <w:tcPr>
            <w:vAlign w:val="center"/>
          </w:tcPr>
          <w:p w:rsidR="00000000" w:rsidDel="00000000" w:rsidP="00000000" w:rsidRDefault="00000000" w:rsidRPr="00000000" w14:paraId="00000176">
            <w:pPr>
              <w:spacing w:after="120" w:before="120" w:lineRule="auto"/>
              <w:rPr/>
            </w:pPr>
            <w:r w:rsidDel="00000000" w:rsidR="00000000" w:rsidRPr="00000000">
              <w:rPr>
                <w:rtl w:val="0"/>
              </w:rPr>
              <w:t xml:space="preserve">khoảng trang chứa nội dung bài báo trên tạp chí, kết thúc bằng dấu chấm.</w:t>
            </w:r>
          </w:p>
        </w:tc>
      </w:tr>
    </w:tbl>
    <w:p w:rsidR="00000000" w:rsidDel="00000000" w:rsidP="00000000" w:rsidRDefault="00000000" w:rsidRPr="00000000" w14:paraId="00000177">
      <w:pPr>
        <w:spacing w:after="120" w:before="120" w:lineRule="auto"/>
        <w:ind w:firstLine="360"/>
        <w:jc w:val="both"/>
        <w:rPr>
          <w:i w:val="1"/>
          <w:sz w:val="26"/>
          <w:szCs w:val="26"/>
        </w:rPr>
      </w:pPr>
      <w:r w:rsidDel="00000000" w:rsidR="00000000" w:rsidRPr="00000000">
        <w:rPr>
          <w:i w:val="1"/>
          <w:sz w:val="26"/>
          <w:szCs w:val="26"/>
          <w:rtl w:val="0"/>
        </w:rPr>
        <w:t xml:space="preserve">5.2.3 Quy chuẩn trình bày tài liệu tham khảo là ấn phẩm điện tử</w:t>
      </w:r>
    </w:p>
    <w:p w:rsidR="00000000" w:rsidDel="00000000" w:rsidP="00000000" w:rsidRDefault="00000000" w:rsidRPr="00000000" w14:paraId="00000178">
      <w:pPr>
        <w:spacing w:after="120" w:before="120" w:lineRule="auto"/>
        <w:ind w:firstLine="360"/>
        <w:jc w:val="both"/>
        <w:rPr>
          <w:b w:val="1"/>
          <w:i w:val="1"/>
          <w:sz w:val="26"/>
          <w:szCs w:val="26"/>
        </w:rPr>
      </w:pPr>
      <w:r w:rsidDel="00000000" w:rsidR="00000000" w:rsidRPr="00000000">
        <w:rPr>
          <w:b w:val="1"/>
          <w:sz w:val="26"/>
          <w:szCs w:val="26"/>
          <w:rtl w:val="0"/>
        </w:rPr>
        <w:t xml:space="preserve">Mẫu quy chuẩn: Họ tên tác giả (năm xuất bản), </w:t>
      </w:r>
      <w:r w:rsidDel="00000000" w:rsidR="00000000" w:rsidRPr="00000000">
        <w:rPr>
          <w:b w:val="1"/>
          <w:i w:val="1"/>
          <w:sz w:val="26"/>
          <w:szCs w:val="26"/>
          <w:rtl w:val="0"/>
        </w:rPr>
        <w:t xml:space="preserve">tên ấn phẩm/tài liệu điện tử</w:t>
      </w:r>
      <w:r w:rsidDel="00000000" w:rsidR="00000000" w:rsidRPr="00000000">
        <w:rPr>
          <w:b w:val="1"/>
          <w:sz w:val="26"/>
          <w:szCs w:val="26"/>
          <w:rtl w:val="0"/>
        </w:rPr>
        <w:t xml:space="preserve">, tên tổ chức xuất bản, ngày tháng năm truy cập, &lt;liên kết đến ấn phẩm/tài liệu&gt;.</w:t>
      </w:r>
      <w:r w:rsidDel="00000000" w:rsidR="00000000" w:rsidRPr="00000000">
        <w:rPr>
          <w:rtl w:val="0"/>
        </w:rPr>
      </w:r>
    </w:p>
    <w:p w:rsidR="00000000" w:rsidDel="00000000" w:rsidP="00000000" w:rsidRDefault="00000000" w:rsidRPr="00000000" w14:paraId="00000179">
      <w:pPr>
        <w:spacing w:after="120" w:before="120" w:lineRule="auto"/>
        <w:ind w:firstLine="360"/>
        <w:jc w:val="both"/>
        <w:rPr>
          <w:sz w:val="26"/>
          <w:szCs w:val="26"/>
        </w:rPr>
      </w:pPr>
      <w:r w:rsidDel="00000000" w:rsidR="00000000" w:rsidRPr="00000000">
        <w:rPr>
          <w:i w:val="1"/>
          <w:sz w:val="26"/>
          <w:szCs w:val="26"/>
          <w:rtl w:val="0"/>
        </w:rPr>
        <w:t xml:space="preserve">Ví dụ</w:t>
      </w:r>
      <w:r w:rsidDel="00000000" w:rsidR="00000000" w:rsidRPr="00000000">
        <w:rPr>
          <w:sz w:val="26"/>
          <w:szCs w:val="26"/>
          <w:rtl w:val="0"/>
        </w:rPr>
        <w:t xml:space="preserve">: Nguyễn Văn A (2010), </w:t>
      </w:r>
      <w:r w:rsidDel="00000000" w:rsidR="00000000" w:rsidRPr="00000000">
        <w:rPr>
          <w:i w:val="1"/>
          <w:sz w:val="26"/>
          <w:szCs w:val="26"/>
          <w:rtl w:val="0"/>
        </w:rPr>
        <w:t xml:space="preserve">Tăng trưởng bền vững</w:t>
      </w:r>
      <w:r w:rsidDel="00000000" w:rsidR="00000000" w:rsidRPr="00000000">
        <w:rPr>
          <w:sz w:val="26"/>
          <w:szCs w:val="26"/>
          <w:rtl w:val="0"/>
        </w:rPr>
        <w:t xml:space="preserve">, Tạp chí Y, truy cập ngày 04 tháng 11 năm 2010, &lt; http://tapchiy.org/tangtruong.pdf&gt;.</w:t>
      </w:r>
    </w:p>
    <w:tbl>
      <w:tblPr>
        <w:tblStyle w:val="Table5"/>
        <w:tblW w:w="101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48"/>
        <w:gridCol w:w="6179"/>
        <w:tblGridChange w:id="0">
          <w:tblGrid>
            <w:gridCol w:w="3948"/>
            <w:gridCol w:w="6179"/>
          </w:tblGrid>
        </w:tblGridChange>
      </w:tblGrid>
      <w:tr>
        <w:trPr>
          <w:cantSplit w:val="0"/>
          <w:tblHeader w:val="0"/>
        </w:trPr>
        <w:tc>
          <w:tcPr>
            <w:vAlign w:val="center"/>
          </w:tcPr>
          <w:p w:rsidR="00000000" w:rsidDel="00000000" w:rsidP="00000000" w:rsidRDefault="00000000" w:rsidRPr="00000000" w14:paraId="0000017A">
            <w:pPr>
              <w:spacing w:after="120" w:before="120" w:lineRule="auto"/>
              <w:jc w:val="center"/>
              <w:rPr>
                <w:b w:val="1"/>
              </w:rPr>
            </w:pPr>
            <w:r w:rsidDel="00000000" w:rsidR="00000000" w:rsidRPr="00000000">
              <w:rPr>
                <w:b w:val="1"/>
                <w:rtl w:val="0"/>
              </w:rPr>
              <w:t xml:space="preserve">Thành phần thông tin</w:t>
            </w:r>
          </w:p>
        </w:tc>
        <w:tc>
          <w:tcPr>
            <w:vAlign w:val="center"/>
          </w:tcPr>
          <w:p w:rsidR="00000000" w:rsidDel="00000000" w:rsidP="00000000" w:rsidRDefault="00000000" w:rsidRPr="00000000" w14:paraId="0000017B">
            <w:pPr>
              <w:spacing w:after="120" w:before="120" w:lineRule="auto"/>
              <w:jc w:val="center"/>
              <w:rPr>
                <w:b w:val="1"/>
              </w:rPr>
            </w:pPr>
            <w:r w:rsidDel="00000000" w:rsidR="00000000" w:rsidRPr="00000000">
              <w:rPr>
                <w:b w:val="1"/>
                <w:rtl w:val="0"/>
              </w:rPr>
              <w:t xml:space="preserve">Giải thích</w:t>
            </w:r>
          </w:p>
        </w:tc>
      </w:tr>
      <w:tr>
        <w:trPr>
          <w:cantSplit w:val="0"/>
          <w:tblHeader w:val="0"/>
        </w:trPr>
        <w:tc>
          <w:tcPr/>
          <w:p w:rsidR="00000000" w:rsidDel="00000000" w:rsidP="00000000" w:rsidRDefault="00000000" w:rsidRPr="00000000" w14:paraId="0000017C">
            <w:pPr>
              <w:spacing w:after="120" w:before="120" w:lineRule="auto"/>
              <w:rPr/>
            </w:pPr>
            <w:r w:rsidDel="00000000" w:rsidR="00000000" w:rsidRPr="00000000">
              <w:rPr>
                <w:rtl w:val="0"/>
              </w:rPr>
              <w:t xml:space="preserve">Nguyễn Văn A</w:t>
            </w:r>
          </w:p>
        </w:tc>
        <w:tc>
          <w:tcPr/>
          <w:p w:rsidR="00000000" w:rsidDel="00000000" w:rsidP="00000000" w:rsidRDefault="00000000" w:rsidRPr="00000000" w14:paraId="0000017D">
            <w:pPr>
              <w:spacing w:after="120" w:before="120" w:lineRule="auto"/>
              <w:rPr/>
            </w:pPr>
            <w:r w:rsidDel="00000000" w:rsidR="00000000" w:rsidRPr="00000000">
              <w:rPr>
                <w:rtl w:val="0"/>
              </w:rPr>
              <w:t xml:space="preserve">Tên tác giả</w:t>
            </w:r>
          </w:p>
        </w:tc>
      </w:tr>
      <w:tr>
        <w:trPr>
          <w:cantSplit w:val="0"/>
          <w:tblHeader w:val="0"/>
        </w:trPr>
        <w:tc>
          <w:tcPr/>
          <w:p w:rsidR="00000000" w:rsidDel="00000000" w:rsidP="00000000" w:rsidRDefault="00000000" w:rsidRPr="00000000" w14:paraId="0000017E">
            <w:pPr>
              <w:spacing w:after="120" w:before="120" w:lineRule="auto"/>
              <w:rPr/>
            </w:pPr>
            <w:r w:rsidDel="00000000" w:rsidR="00000000" w:rsidRPr="00000000">
              <w:rPr>
                <w:rtl w:val="0"/>
              </w:rPr>
              <w:t xml:space="preserve">(2010),</w:t>
            </w:r>
          </w:p>
        </w:tc>
        <w:tc>
          <w:tcPr/>
          <w:p w:rsidR="00000000" w:rsidDel="00000000" w:rsidP="00000000" w:rsidRDefault="00000000" w:rsidRPr="00000000" w14:paraId="0000017F">
            <w:pPr>
              <w:spacing w:after="120" w:before="120" w:lineRule="auto"/>
              <w:rPr/>
            </w:pPr>
            <w:r w:rsidDel="00000000" w:rsidR="00000000" w:rsidRPr="00000000">
              <w:rPr>
                <w:rtl w:val="0"/>
              </w:rPr>
              <w:t xml:space="preserve">Năm xuất bản trong ngoặc đơn, tiếp sau là dấu phẩy (,)</w:t>
            </w:r>
          </w:p>
        </w:tc>
      </w:tr>
      <w:tr>
        <w:trPr>
          <w:cantSplit w:val="0"/>
          <w:tblHeader w:val="0"/>
        </w:trPr>
        <w:tc>
          <w:tcPr/>
          <w:p w:rsidR="00000000" w:rsidDel="00000000" w:rsidP="00000000" w:rsidRDefault="00000000" w:rsidRPr="00000000" w14:paraId="00000180">
            <w:pPr>
              <w:spacing w:after="120" w:before="120" w:lineRule="auto"/>
              <w:rPr/>
            </w:pPr>
            <w:r w:rsidDel="00000000" w:rsidR="00000000" w:rsidRPr="00000000">
              <w:rPr>
                <w:i w:val="1"/>
                <w:rtl w:val="0"/>
              </w:rPr>
              <w:t xml:space="preserve">Tăng trưởng bền vững</w:t>
            </w:r>
            <w:r w:rsidDel="00000000" w:rsidR="00000000" w:rsidRPr="00000000">
              <w:rPr>
                <w:rtl w:val="0"/>
              </w:rPr>
              <w:t xml:space="preserve">,</w:t>
            </w:r>
          </w:p>
        </w:tc>
        <w:tc>
          <w:tcPr/>
          <w:p w:rsidR="00000000" w:rsidDel="00000000" w:rsidP="00000000" w:rsidRDefault="00000000" w:rsidRPr="00000000" w14:paraId="00000181">
            <w:pPr>
              <w:spacing w:after="120" w:before="120" w:lineRule="auto"/>
              <w:rPr/>
            </w:pPr>
            <w:r w:rsidDel="00000000" w:rsidR="00000000" w:rsidRPr="00000000">
              <w:rPr>
                <w:rtl w:val="0"/>
              </w:rPr>
              <w:t xml:space="preserve">Tên bài viết in nghiêng, tiếp sau là dấu phẩy (,)</w:t>
            </w:r>
          </w:p>
        </w:tc>
      </w:tr>
      <w:tr>
        <w:trPr>
          <w:cantSplit w:val="0"/>
          <w:tblHeader w:val="0"/>
        </w:trPr>
        <w:tc>
          <w:tcPr/>
          <w:p w:rsidR="00000000" w:rsidDel="00000000" w:rsidP="00000000" w:rsidRDefault="00000000" w:rsidRPr="00000000" w14:paraId="00000182">
            <w:pPr>
              <w:spacing w:after="120" w:before="120" w:lineRule="auto"/>
              <w:rPr/>
            </w:pPr>
            <w:r w:rsidDel="00000000" w:rsidR="00000000" w:rsidRPr="00000000">
              <w:rPr>
                <w:rtl w:val="0"/>
              </w:rPr>
              <w:t xml:space="preserve">Tạp chí Y,</w:t>
            </w:r>
          </w:p>
        </w:tc>
        <w:tc>
          <w:tcPr/>
          <w:p w:rsidR="00000000" w:rsidDel="00000000" w:rsidP="00000000" w:rsidRDefault="00000000" w:rsidRPr="00000000" w14:paraId="00000183">
            <w:pPr>
              <w:spacing w:after="120" w:before="120" w:lineRule="auto"/>
              <w:rPr/>
            </w:pPr>
            <w:r w:rsidDel="00000000" w:rsidR="00000000" w:rsidRPr="00000000">
              <w:rPr>
                <w:rtl w:val="0"/>
              </w:rPr>
              <w:t xml:space="preserve">Tổ chức xuất bản, tiếp sau là dấu phẩy (,)</w:t>
            </w:r>
          </w:p>
        </w:tc>
      </w:tr>
      <w:tr>
        <w:trPr>
          <w:cantSplit w:val="0"/>
          <w:tblHeader w:val="0"/>
        </w:trPr>
        <w:tc>
          <w:tcPr/>
          <w:p w:rsidR="00000000" w:rsidDel="00000000" w:rsidP="00000000" w:rsidRDefault="00000000" w:rsidRPr="00000000" w14:paraId="00000184">
            <w:pPr>
              <w:spacing w:after="120" w:before="120" w:lineRule="auto"/>
              <w:rPr/>
            </w:pPr>
            <w:r w:rsidDel="00000000" w:rsidR="00000000" w:rsidRPr="00000000">
              <w:rPr>
                <w:rtl w:val="0"/>
              </w:rPr>
              <w:t xml:space="preserve">truy cập ngày 04 tháng 11 năm 2010,</w:t>
            </w:r>
          </w:p>
        </w:tc>
        <w:tc>
          <w:tcPr/>
          <w:p w:rsidR="00000000" w:rsidDel="00000000" w:rsidP="00000000" w:rsidRDefault="00000000" w:rsidRPr="00000000" w14:paraId="00000185">
            <w:pPr>
              <w:spacing w:after="120" w:before="120" w:lineRule="auto"/>
              <w:rPr/>
            </w:pPr>
            <w:r w:rsidDel="00000000" w:rsidR="00000000" w:rsidRPr="00000000">
              <w:rPr>
                <w:rtl w:val="0"/>
              </w:rPr>
              <w:t xml:space="preserve">ngày tháng năm truy cập, tiếp sau là dấu phẩy (,)</w:t>
            </w:r>
          </w:p>
        </w:tc>
      </w:tr>
      <w:tr>
        <w:trPr>
          <w:cantSplit w:val="0"/>
          <w:tblHeader w:val="0"/>
        </w:trPr>
        <w:tc>
          <w:tcPr/>
          <w:p w:rsidR="00000000" w:rsidDel="00000000" w:rsidP="00000000" w:rsidRDefault="00000000" w:rsidRPr="00000000" w14:paraId="00000186">
            <w:pPr>
              <w:spacing w:after="120" w:before="120" w:lineRule="auto"/>
              <w:rPr/>
            </w:pPr>
            <w:r w:rsidDel="00000000" w:rsidR="00000000" w:rsidRPr="00000000">
              <w:rPr>
                <w:rtl w:val="0"/>
              </w:rPr>
              <w:t xml:space="preserve">&lt; http://tapchiy.org/tangtruong.pdf&gt;.</w:t>
            </w:r>
          </w:p>
        </w:tc>
        <w:tc>
          <w:tcPr/>
          <w:p w:rsidR="00000000" w:rsidDel="00000000" w:rsidP="00000000" w:rsidRDefault="00000000" w:rsidRPr="00000000" w14:paraId="00000187">
            <w:pPr>
              <w:spacing w:after="120" w:before="120" w:lineRule="auto"/>
              <w:rPr/>
            </w:pPr>
            <w:r w:rsidDel="00000000" w:rsidR="00000000" w:rsidRPr="00000000">
              <w:rPr>
                <w:rtl w:val="0"/>
              </w:rPr>
              <w:t xml:space="preserve">Liên kết đến bài viết trên website, kết thúc bằng dấu chấm.</w:t>
            </w:r>
          </w:p>
        </w:tc>
      </w:tr>
    </w:tbl>
    <w:p w:rsidR="00000000" w:rsidDel="00000000" w:rsidP="00000000" w:rsidRDefault="00000000" w:rsidRPr="00000000" w14:paraId="00000188">
      <w:pPr>
        <w:spacing w:after="120" w:before="120" w:lineRule="auto"/>
        <w:ind w:firstLine="360"/>
        <w:jc w:val="both"/>
        <w:rPr>
          <w:i w:val="1"/>
          <w:sz w:val="26"/>
          <w:szCs w:val="26"/>
        </w:rPr>
      </w:pPr>
      <w:r w:rsidDel="00000000" w:rsidR="00000000" w:rsidRPr="00000000">
        <w:rPr>
          <w:rtl w:val="0"/>
        </w:rPr>
      </w:r>
    </w:p>
    <w:p w:rsidR="00000000" w:rsidDel="00000000" w:rsidP="00000000" w:rsidRDefault="00000000" w:rsidRPr="00000000" w14:paraId="00000189">
      <w:pPr>
        <w:spacing w:after="120" w:before="120" w:lineRule="auto"/>
        <w:ind w:firstLine="360"/>
        <w:jc w:val="both"/>
        <w:rPr>
          <w:i w:val="1"/>
          <w:sz w:val="26"/>
          <w:szCs w:val="26"/>
        </w:rPr>
      </w:pPr>
      <w:r w:rsidDel="00000000" w:rsidR="00000000" w:rsidRPr="00000000">
        <w:rPr>
          <w:i w:val="1"/>
          <w:sz w:val="26"/>
          <w:szCs w:val="26"/>
          <w:rtl w:val="0"/>
        </w:rPr>
        <w:t xml:space="preserve">5.2.4 Quy chuẩn trình bày một số tài liệu tham khảo đặc biệt </w:t>
      </w:r>
    </w:p>
    <w:tbl>
      <w:tblPr>
        <w:tblStyle w:val="Table6"/>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3600"/>
        <w:gridCol w:w="3420"/>
        <w:tblGridChange w:id="0">
          <w:tblGrid>
            <w:gridCol w:w="2520"/>
            <w:gridCol w:w="3600"/>
            <w:gridCol w:w="3420"/>
          </w:tblGrid>
        </w:tblGridChange>
      </w:tblGrid>
      <w:tr>
        <w:trPr>
          <w:cantSplit w:val="0"/>
          <w:tblHeader w:val="0"/>
        </w:trPr>
        <w:tc>
          <w:tcPr>
            <w:vAlign w:val="center"/>
          </w:tcPr>
          <w:p w:rsidR="00000000" w:rsidDel="00000000" w:rsidP="00000000" w:rsidRDefault="00000000" w:rsidRPr="00000000" w14:paraId="0000018A">
            <w:pPr>
              <w:spacing w:after="120" w:before="120" w:lineRule="auto"/>
              <w:jc w:val="center"/>
              <w:rPr>
                <w:b w:val="1"/>
                <w:sz w:val="26"/>
                <w:szCs w:val="26"/>
              </w:rPr>
            </w:pPr>
            <w:r w:rsidDel="00000000" w:rsidR="00000000" w:rsidRPr="00000000">
              <w:rPr>
                <w:b w:val="1"/>
                <w:sz w:val="26"/>
                <w:szCs w:val="26"/>
                <w:rtl w:val="0"/>
              </w:rPr>
              <w:t xml:space="preserve">Loại tài liệu </w:t>
            </w:r>
          </w:p>
          <w:p w:rsidR="00000000" w:rsidDel="00000000" w:rsidP="00000000" w:rsidRDefault="00000000" w:rsidRPr="00000000" w14:paraId="0000018B">
            <w:pPr>
              <w:spacing w:after="120" w:before="120" w:lineRule="auto"/>
              <w:jc w:val="center"/>
              <w:rPr>
                <w:b w:val="1"/>
                <w:sz w:val="26"/>
                <w:szCs w:val="26"/>
              </w:rPr>
            </w:pPr>
            <w:r w:rsidDel="00000000" w:rsidR="00000000" w:rsidRPr="00000000">
              <w:rPr>
                <w:b w:val="1"/>
                <w:sz w:val="26"/>
                <w:szCs w:val="26"/>
                <w:rtl w:val="0"/>
              </w:rPr>
              <w:t xml:space="preserve">tham khảo</w:t>
            </w:r>
          </w:p>
        </w:tc>
        <w:tc>
          <w:tcPr>
            <w:vAlign w:val="center"/>
          </w:tcPr>
          <w:p w:rsidR="00000000" w:rsidDel="00000000" w:rsidP="00000000" w:rsidRDefault="00000000" w:rsidRPr="00000000" w14:paraId="0000018C">
            <w:pPr>
              <w:spacing w:after="120" w:before="120" w:lineRule="auto"/>
              <w:jc w:val="center"/>
              <w:rPr>
                <w:b w:val="1"/>
                <w:sz w:val="26"/>
                <w:szCs w:val="26"/>
              </w:rPr>
            </w:pPr>
            <w:r w:rsidDel="00000000" w:rsidR="00000000" w:rsidRPr="00000000">
              <w:rPr>
                <w:b w:val="1"/>
                <w:sz w:val="26"/>
                <w:szCs w:val="26"/>
                <w:rtl w:val="0"/>
              </w:rPr>
              <w:t xml:space="preserve">Quy chuẩn trình bày</w:t>
            </w:r>
          </w:p>
        </w:tc>
        <w:tc>
          <w:tcPr>
            <w:vAlign w:val="center"/>
          </w:tcPr>
          <w:p w:rsidR="00000000" w:rsidDel="00000000" w:rsidP="00000000" w:rsidRDefault="00000000" w:rsidRPr="00000000" w14:paraId="0000018D">
            <w:pPr>
              <w:spacing w:after="120" w:before="120" w:lineRule="auto"/>
              <w:jc w:val="center"/>
              <w:rPr>
                <w:b w:val="1"/>
                <w:sz w:val="26"/>
                <w:szCs w:val="26"/>
              </w:rPr>
            </w:pPr>
            <w:r w:rsidDel="00000000" w:rsidR="00000000" w:rsidRPr="00000000">
              <w:rPr>
                <w:b w:val="1"/>
                <w:sz w:val="26"/>
                <w:szCs w:val="26"/>
                <w:rtl w:val="0"/>
              </w:rPr>
              <w:t xml:space="preserve">Ví dụ</w:t>
            </w:r>
          </w:p>
          <w:p w:rsidR="00000000" w:rsidDel="00000000" w:rsidP="00000000" w:rsidRDefault="00000000" w:rsidRPr="00000000" w14:paraId="0000018E">
            <w:pPr>
              <w:spacing w:after="120" w:before="120" w:lineRule="auto"/>
              <w:jc w:val="center"/>
              <w:rPr>
                <w:i w:val="1"/>
                <w:sz w:val="26"/>
                <w:szCs w:val="26"/>
              </w:rPr>
            </w:pPr>
            <w:r w:rsidDel="00000000" w:rsidR="00000000" w:rsidRPr="00000000">
              <w:rPr>
                <w:i w:val="1"/>
                <w:sz w:val="26"/>
                <w:szCs w:val="26"/>
                <w:rtl w:val="0"/>
              </w:rPr>
              <w:t xml:space="preserve">(thông tin chỉ có tính minh họa)</w:t>
            </w:r>
          </w:p>
        </w:tc>
      </w:tr>
      <w:tr>
        <w:trPr>
          <w:cantSplit w:val="0"/>
          <w:tblHeader w:val="0"/>
        </w:trPr>
        <w:tc>
          <w:tcPr/>
          <w:p w:rsidR="00000000" w:rsidDel="00000000" w:rsidP="00000000" w:rsidRDefault="00000000" w:rsidRPr="00000000" w14:paraId="0000018F">
            <w:pPr>
              <w:spacing w:after="120" w:before="120" w:lineRule="auto"/>
              <w:jc w:val="both"/>
              <w:rPr>
                <w:sz w:val="26"/>
                <w:szCs w:val="26"/>
              </w:rPr>
            </w:pPr>
            <w:r w:rsidDel="00000000" w:rsidR="00000000" w:rsidRPr="00000000">
              <w:rPr>
                <w:sz w:val="26"/>
                <w:szCs w:val="26"/>
                <w:rtl w:val="0"/>
              </w:rPr>
              <w:t xml:space="preserve">Bài viết xuất bản trong ấn phẩm kỷ yếu hội thảo, hội nghị.</w:t>
            </w:r>
          </w:p>
        </w:tc>
        <w:tc>
          <w:tcPr/>
          <w:p w:rsidR="00000000" w:rsidDel="00000000" w:rsidP="00000000" w:rsidRDefault="00000000" w:rsidRPr="00000000" w14:paraId="00000190">
            <w:pPr>
              <w:spacing w:after="120" w:before="120" w:lineRule="auto"/>
              <w:jc w:val="both"/>
              <w:rPr>
                <w:sz w:val="26"/>
                <w:szCs w:val="26"/>
              </w:rPr>
            </w:pPr>
            <w:r w:rsidDel="00000000" w:rsidR="00000000" w:rsidRPr="00000000">
              <w:rPr>
                <w:sz w:val="26"/>
                <w:szCs w:val="26"/>
                <w:rtl w:val="0"/>
              </w:rPr>
              <w:t xml:space="preserve">Họ tên tác giả (năm), ‘tên bài viết’, </w:t>
            </w:r>
            <w:r w:rsidDel="00000000" w:rsidR="00000000" w:rsidRPr="00000000">
              <w:rPr>
                <w:i w:val="1"/>
                <w:sz w:val="26"/>
                <w:szCs w:val="26"/>
                <w:rtl w:val="0"/>
              </w:rPr>
              <w:t xml:space="preserve">tên ấn phẩm hội thảo/hội nghị</w:t>
            </w:r>
            <w:r w:rsidDel="00000000" w:rsidR="00000000" w:rsidRPr="00000000">
              <w:rPr>
                <w:sz w:val="26"/>
                <w:szCs w:val="26"/>
                <w:rtl w:val="0"/>
              </w:rPr>
              <w:t xml:space="preserve">, tên nhà xuất bản, nơi xuất bản, trang trích dẫn.</w:t>
            </w:r>
          </w:p>
        </w:tc>
        <w:tc>
          <w:tcPr/>
          <w:p w:rsidR="00000000" w:rsidDel="00000000" w:rsidP="00000000" w:rsidRDefault="00000000" w:rsidRPr="00000000" w14:paraId="00000191">
            <w:pPr>
              <w:spacing w:after="120" w:before="120" w:lineRule="auto"/>
              <w:jc w:val="both"/>
              <w:rPr>
                <w:sz w:val="26"/>
                <w:szCs w:val="26"/>
              </w:rPr>
            </w:pPr>
            <w:r w:rsidDel="00000000" w:rsidR="00000000" w:rsidRPr="00000000">
              <w:rPr>
                <w:sz w:val="26"/>
                <w:szCs w:val="26"/>
                <w:rtl w:val="0"/>
              </w:rPr>
              <w:t xml:space="preserve">Nguyễn Văn A (2010), ‘sinh viên nghiên cứu khoa học: những vấn đề đặt ra’, </w:t>
            </w:r>
            <w:r w:rsidDel="00000000" w:rsidR="00000000" w:rsidRPr="00000000">
              <w:rPr>
                <w:i w:val="1"/>
                <w:sz w:val="26"/>
                <w:szCs w:val="26"/>
                <w:rtl w:val="0"/>
              </w:rPr>
              <w:t xml:space="preserve">Kỷ yếu Hội nghị tổng kết hoạt động khoa học và công nghệ giai đoạn 2006-2010</w:t>
            </w:r>
            <w:r w:rsidDel="00000000" w:rsidR="00000000" w:rsidRPr="00000000">
              <w:rPr>
                <w:sz w:val="26"/>
                <w:szCs w:val="26"/>
                <w:rtl w:val="0"/>
              </w:rPr>
              <w:t xml:space="preserve">, Nhà xuất bản ABC, Hà Nội, tr. 177-184. </w:t>
            </w:r>
          </w:p>
        </w:tc>
      </w:tr>
      <w:tr>
        <w:trPr>
          <w:cantSplit w:val="0"/>
          <w:tblHeader w:val="0"/>
        </w:trPr>
        <w:tc>
          <w:tcPr/>
          <w:p w:rsidR="00000000" w:rsidDel="00000000" w:rsidP="00000000" w:rsidRDefault="00000000" w:rsidRPr="00000000" w14:paraId="00000192">
            <w:pPr>
              <w:spacing w:after="120" w:before="120" w:lineRule="auto"/>
              <w:jc w:val="both"/>
              <w:rPr>
                <w:sz w:val="26"/>
                <w:szCs w:val="26"/>
              </w:rPr>
            </w:pPr>
            <w:r w:rsidDel="00000000" w:rsidR="00000000" w:rsidRPr="00000000">
              <w:rPr>
                <w:sz w:val="26"/>
                <w:szCs w:val="26"/>
                <w:rtl w:val="0"/>
              </w:rPr>
              <w:t xml:space="preserve">Bài tham luận trình bày tại hội thảo, hội nghị mà không xuất bản.</w:t>
            </w:r>
          </w:p>
        </w:tc>
        <w:tc>
          <w:tcPr/>
          <w:p w:rsidR="00000000" w:rsidDel="00000000" w:rsidP="00000000" w:rsidRDefault="00000000" w:rsidRPr="00000000" w14:paraId="00000193">
            <w:pPr>
              <w:spacing w:after="120" w:before="120" w:lineRule="auto"/>
              <w:jc w:val="both"/>
              <w:rPr>
                <w:sz w:val="26"/>
                <w:szCs w:val="26"/>
              </w:rPr>
            </w:pPr>
            <w:r w:rsidDel="00000000" w:rsidR="00000000" w:rsidRPr="00000000">
              <w:rPr>
                <w:sz w:val="26"/>
                <w:szCs w:val="26"/>
                <w:rtl w:val="0"/>
              </w:rPr>
              <w:t xml:space="preserve">Họ tên tác giả (năm), ‘tên bài tham luận’, tham luận trình bày/báo cáo tại hội thảo/hội nghị</w:t>
            </w:r>
            <w:r w:rsidDel="00000000" w:rsidR="00000000" w:rsidRPr="00000000">
              <w:rPr>
                <w:i w:val="1"/>
                <w:sz w:val="26"/>
                <w:szCs w:val="26"/>
                <w:rtl w:val="0"/>
              </w:rPr>
              <w:t xml:space="preserve">..(tên hội thảo/hội nghị)</w:t>
            </w:r>
            <w:r w:rsidDel="00000000" w:rsidR="00000000" w:rsidRPr="00000000">
              <w:rPr>
                <w:sz w:val="26"/>
                <w:szCs w:val="26"/>
                <w:rtl w:val="0"/>
              </w:rPr>
              <w:t xml:space="preserve">, đơn vị tổ chức, ngày tháng diễn ra hội thảo/hội nghị. </w:t>
            </w:r>
          </w:p>
        </w:tc>
        <w:tc>
          <w:tcPr/>
          <w:p w:rsidR="00000000" w:rsidDel="00000000" w:rsidP="00000000" w:rsidRDefault="00000000" w:rsidRPr="00000000" w14:paraId="00000194">
            <w:pPr>
              <w:spacing w:after="120" w:before="120" w:lineRule="auto"/>
              <w:jc w:val="both"/>
              <w:rPr>
                <w:sz w:val="26"/>
                <w:szCs w:val="26"/>
              </w:rPr>
            </w:pPr>
            <w:r w:rsidDel="00000000" w:rsidR="00000000" w:rsidRPr="00000000">
              <w:rPr>
                <w:sz w:val="26"/>
                <w:szCs w:val="26"/>
                <w:rtl w:val="0"/>
              </w:rPr>
              <w:t xml:space="preserve">Nguyễn Văn A (2010), ‘Mục tiêu phát triển của Việt Nam trong thập niên tới và trong giai đoạn xa hơn’, tham luận trình bày tại hội thảo </w:t>
            </w:r>
            <w:r w:rsidDel="00000000" w:rsidR="00000000" w:rsidRPr="00000000">
              <w:rPr>
                <w:i w:val="1"/>
                <w:sz w:val="26"/>
                <w:szCs w:val="26"/>
                <w:rtl w:val="0"/>
              </w:rPr>
              <w:t xml:space="preserve">Phát triển bền vững</w:t>
            </w:r>
            <w:r w:rsidDel="00000000" w:rsidR="00000000" w:rsidRPr="00000000">
              <w:rPr>
                <w:sz w:val="26"/>
                <w:szCs w:val="26"/>
                <w:rtl w:val="0"/>
              </w:rPr>
              <w:t xml:space="preserve">, Đại học ABN, ngày 2-5 tháng 7.</w:t>
            </w:r>
          </w:p>
        </w:tc>
      </w:tr>
      <w:tr>
        <w:trPr>
          <w:cantSplit w:val="0"/>
          <w:tblHeader w:val="0"/>
        </w:trPr>
        <w:tc>
          <w:tcPr/>
          <w:p w:rsidR="00000000" w:rsidDel="00000000" w:rsidP="00000000" w:rsidRDefault="00000000" w:rsidRPr="00000000" w14:paraId="00000195">
            <w:pPr>
              <w:spacing w:after="120" w:before="120" w:lineRule="auto"/>
              <w:jc w:val="both"/>
              <w:rPr>
                <w:sz w:val="26"/>
                <w:szCs w:val="26"/>
              </w:rPr>
            </w:pPr>
            <w:r w:rsidDel="00000000" w:rsidR="00000000" w:rsidRPr="00000000">
              <w:rPr>
                <w:sz w:val="26"/>
                <w:szCs w:val="26"/>
                <w:rtl w:val="0"/>
              </w:rPr>
              <w:t xml:space="preserve">Bài viết trên báo in</w:t>
            </w:r>
          </w:p>
        </w:tc>
        <w:tc>
          <w:tcPr/>
          <w:p w:rsidR="00000000" w:rsidDel="00000000" w:rsidP="00000000" w:rsidRDefault="00000000" w:rsidRPr="00000000" w14:paraId="00000196">
            <w:pPr>
              <w:spacing w:after="120" w:before="120" w:lineRule="auto"/>
              <w:jc w:val="both"/>
              <w:rPr>
                <w:sz w:val="26"/>
                <w:szCs w:val="26"/>
              </w:rPr>
            </w:pPr>
            <w:r w:rsidDel="00000000" w:rsidR="00000000" w:rsidRPr="00000000">
              <w:rPr>
                <w:sz w:val="26"/>
                <w:szCs w:val="26"/>
                <w:rtl w:val="0"/>
              </w:rPr>
              <w:t xml:space="preserve">Họ tên tác giả (năm), ‘tên bài báo’, </w:t>
            </w:r>
            <w:r w:rsidDel="00000000" w:rsidR="00000000" w:rsidRPr="00000000">
              <w:rPr>
                <w:i w:val="1"/>
                <w:sz w:val="26"/>
                <w:szCs w:val="26"/>
                <w:rtl w:val="0"/>
              </w:rPr>
              <w:t xml:space="preserve">tên báo </w:t>
            </w:r>
            <w:r w:rsidDel="00000000" w:rsidR="00000000" w:rsidRPr="00000000">
              <w:rPr>
                <w:sz w:val="26"/>
                <w:szCs w:val="26"/>
                <w:rtl w:val="0"/>
              </w:rPr>
              <w:t xml:space="preserve">số/ngày tháng, trang chứa nội dung bài báo.</w:t>
            </w:r>
          </w:p>
        </w:tc>
        <w:tc>
          <w:tcPr/>
          <w:p w:rsidR="00000000" w:rsidDel="00000000" w:rsidP="00000000" w:rsidRDefault="00000000" w:rsidRPr="00000000" w14:paraId="00000197">
            <w:pPr>
              <w:spacing w:after="120" w:before="120" w:lineRule="auto"/>
              <w:jc w:val="both"/>
              <w:rPr>
                <w:sz w:val="26"/>
                <w:szCs w:val="26"/>
              </w:rPr>
            </w:pPr>
            <w:r w:rsidDel="00000000" w:rsidR="00000000" w:rsidRPr="00000000">
              <w:rPr>
                <w:sz w:val="26"/>
                <w:szCs w:val="26"/>
                <w:rtl w:val="0"/>
              </w:rPr>
              <w:t xml:space="preserve">Nguyễn Văn A (2010), ‘Vĩnh Phúc phát triển công nghiệp có lợi thế cạnh tranh’, </w:t>
            </w:r>
            <w:r w:rsidDel="00000000" w:rsidR="00000000" w:rsidRPr="00000000">
              <w:rPr>
                <w:i w:val="1"/>
                <w:sz w:val="26"/>
                <w:szCs w:val="26"/>
                <w:rtl w:val="0"/>
              </w:rPr>
              <w:t xml:space="preserve">Nhân dân</w:t>
            </w:r>
            <w:r w:rsidDel="00000000" w:rsidR="00000000" w:rsidRPr="00000000">
              <w:rPr>
                <w:sz w:val="26"/>
                <w:szCs w:val="26"/>
                <w:rtl w:val="0"/>
              </w:rPr>
              <w:t xml:space="preserve"> số 154 ngày 23 tháng 10, trang 7.</w:t>
            </w:r>
          </w:p>
        </w:tc>
      </w:tr>
      <w:tr>
        <w:trPr>
          <w:cantSplit w:val="0"/>
          <w:tblHeader w:val="0"/>
        </w:trPr>
        <w:tc>
          <w:tcPr/>
          <w:p w:rsidR="00000000" w:rsidDel="00000000" w:rsidP="00000000" w:rsidRDefault="00000000" w:rsidRPr="00000000" w14:paraId="00000198">
            <w:pPr>
              <w:spacing w:after="120" w:before="120" w:lineRule="auto"/>
              <w:jc w:val="both"/>
              <w:rPr>
                <w:sz w:val="26"/>
                <w:szCs w:val="26"/>
              </w:rPr>
            </w:pPr>
            <w:r w:rsidDel="00000000" w:rsidR="00000000" w:rsidRPr="00000000">
              <w:rPr>
                <w:sz w:val="26"/>
                <w:szCs w:val="26"/>
                <w:rtl w:val="0"/>
              </w:rPr>
              <w:t xml:space="preserve">Bài viết trên báo điện tử/trang thông tin điện tử.</w:t>
            </w:r>
          </w:p>
        </w:tc>
        <w:tc>
          <w:tcPr/>
          <w:p w:rsidR="00000000" w:rsidDel="00000000" w:rsidP="00000000" w:rsidRDefault="00000000" w:rsidRPr="00000000" w14:paraId="00000199">
            <w:pPr>
              <w:spacing w:after="120" w:before="120" w:lineRule="auto"/>
              <w:jc w:val="both"/>
              <w:rPr>
                <w:sz w:val="26"/>
                <w:szCs w:val="26"/>
              </w:rPr>
            </w:pPr>
            <w:r w:rsidDel="00000000" w:rsidR="00000000" w:rsidRPr="00000000">
              <w:rPr>
                <w:sz w:val="26"/>
                <w:szCs w:val="26"/>
                <w:rtl w:val="0"/>
              </w:rPr>
              <w:t xml:space="preserve">Họ tên tác giả (năm xuất bản), ‘tên ấn bài báo’, tên tổ chức xuất bản, ngày tháng năm truy cập, &lt;liên kết đến ấn phẩm/bài báo trên website&gt;.</w:t>
            </w:r>
          </w:p>
          <w:p w:rsidR="00000000" w:rsidDel="00000000" w:rsidP="00000000" w:rsidRDefault="00000000" w:rsidRPr="00000000" w14:paraId="0000019A">
            <w:pPr>
              <w:spacing w:after="120" w:before="120" w:lineRule="auto"/>
              <w:jc w:val="both"/>
              <w:rPr>
                <w:sz w:val="26"/>
                <w:szCs w:val="26"/>
              </w:rPr>
            </w:pPr>
            <w:r w:rsidDel="00000000" w:rsidR="00000000" w:rsidRPr="00000000">
              <w:rPr>
                <w:rtl w:val="0"/>
              </w:rPr>
            </w:r>
          </w:p>
        </w:tc>
        <w:tc>
          <w:tcPr/>
          <w:p w:rsidR="00000000" w:rsidDel="00000000" w:rsidP="00000000" w:rsidRDefault="00000000" w:rsidRPr="00000000" w14:paraId="0000019B">
            <w:pPr>
              <w:spacing w:after="120" w:before="120" w:lineRule="auto"/>
              <w:jc w:val="both"/>
              <w:rPr>
                <w:sz w:val="26"/>
                <w:szCs w:val="26"/>
              </w:rPr>
            </w:pPr>
            <w:r w:rsidDel="00000000" w:rsidR="00000000" w:rsidRPr="00000000">
              <w:rPr>
                <w:sz w:val="26"/>
                <w:szCs w:val="26"/>
                <w:rtl w:val="0"/>
              </w:rPr>
              <w:t xml:space="preserve">Nguyễn Văn A (2010), ‘Tăng trưởng tín dụng gần lấp đầy chỉ tiêu’, </w:t>
            </w:r>
            <w:r w:rsidDel="00000000" w:rsidR="00000000" w:rsidRPr="00000000">
              <w:rPr>
                <w:i w:val="1"/>
                <w:sz w:val="26"/>
                <w:szCs w:val="26"/>
                <w:rtl w:val="0"/>
              </w:rPr>
              <w:t xml:space="preserve">Báo điện tử Thời báo Kinh tế Việt Nam Vneconomy</w:t>
            </w:r>
            <w:r w:rsidDel="00000000" w:rsidR="00000000" w:rsidRPr="00000000">
              <w:rPr>
                <w:sz w:val="26"/>
                <w:szCs w:val="26"/>
                <w:rtl w:val="0"/>
              </w:rPr>
              <w:t xml:space="preserve">, truy cập ngày 04 tháng 11 năm 2010, &lt;http://vneconomy.vn/156.htm&gt;.</w:t>
            </w:r>
          </w:p>
        </w:tc>
      </w:tr>
      <w:tr>
        <w:trPr>
          <w:cantSplit w:val="0"/>
          <w:tblHeader w:val="0"/>
        </w:trPr>
        <w:tc>
          <w:tcPr/>
          <w:p w:rsidR="00000000" w:rsidDel="00000000" w:rsidP="00000000" w:rsidRDefault="00000000" w:rsidRPr="00000000" w14:paraId="0000019C">
            <w:pPr>
              <w:spacing w:after="120" w:before="120" w:lineRule="auto"/>
              <w:jc w:val="both"/>
              <w:rPr>
                <w:sz w:val="26"/>
                <w:szCs w:val="26"/>
              </w:rPr>
            </w:pPr>
            <w:r w:rsidDel="00000000" w:rsidR="00000000" w:rsidRPr="00000000">
              <w:rPr>
                <w:sz w:val="26"/>
                <w:szCs w:val="26"/>
                <w:rtl w:val="0"/>
              </w:rPr>
              <w:t xml:space="preserve">Báo cáo của các tổ chức</w:t>
            </w:r>
          </w:p>
        </w:tc>
        <w:tc>
          <w:tcPr/>
          <w:p w:rsidR="00000000" w:rsidDel="00000000" w:rsidP="00000000" w:rsidRDefault="00000000" w:rsidRPr="00000000" w14:paraId="0000019D">
            <w:pPr>
              <w:spacing w:after="120" w:before="120" w:lineRule="auto"/>
              <w:jc w:val="both"/>
              <w:rPr>
                <w:sz w:val="26"/>
                <w:szCs w:val="26"/>
              </w:rPr>
            </w:pPr>
            <w:r w:rsidDel="00000000" w:rsidR="00000000" w:rsidRPr="00000000">
              <w:rPr>
                <w:sz w:val="26"/>
                <w:szCs w:val="26"/>
                <w:rtl w:val="0"/>
              </w:rPr>
              <w:t xml:space="preserve">Tên tổ chức là tác giả báo cáo (năm báo cáo), </w:t>
            </w:r>
            <w:r w:rsidDel="00000000" w:rsidR="00000000" w:rsidRPr="00000000">
              <w:rPr>
                <w:i w:val="1"/>
                <w:sz w:val="26"/>
                <w:szCs w:val="26"/>
                <w:rtl w:val="0"/>
              </w:rPr>
              <w:t xml:space="preserve">tên báo cáo</w:t>
            </w:r>
            <w:r w:rsidDel="00000000" w:rsidR="00000000" w:rsidRPr="00000000">
              <w:rPr>
                <w:sz w:val="26"/>
                <w:szCs w:val="26"/>
                <w:rtl w:val="0"/>
              </w:rPr>
              <w:t xml:space="preserve">, mô tả báo cáo (nếu cần), địa danh ban hành báo cáo.</w:t>
            </w:r>
          </w:p>
        </w:tc>
        <w:tc>
          <w:tcPr/>
          <w:p w:rsidR="00000000" w:rsidDel="00000000" w:rsidP="00000000" w:rsidRDefault="00000000" w:rsidRPr="00000000" w14:paraId="0000019E">
            <w:pPr>
              <w:spacing w:after="120" w:before="120" w:lineRule="auto"/>
              <w:jc w:val="both"/>
              <w:rPr>
                <w:sz w:val="26"/>
                <w:szCs w:val="26"/>
              </w:rPr>
            </w:pPr>
            <w:r w:rsidDel="00000000" w:rsidR="00000000" w:rsidRPr="00000000">
              <w:rPr>
                <w:i w:val="1"/>
                <w:sz w:val="26"/>
                <w:szCs w:val="26"/>
                <w:rtl w:val="0"/>
              </w:rPr>
              <w:t xml:space="preserve">Ủy ban Khoa học</w:t>
            </w:r>
            <w:r w:rsidDel="00000000" w:rsidR="00000000" w:rsidRPr="00000000">
              <w:rPr>
                <w:sz w:val="26"/>
                <w:szCs w:val="26"/>
                <w:rtl w:val="0"/>
              </w:rPr>
              <w:t xml:space="preserve"> và Kỹ thuật Nhà nước (2009), </w:t>
            </w:r>
            <w:r w:rsidDel="00000000" w:rsidR="00000000" w:rsidRPr="00000000">
              <w:rPr>
                <w:i w:val="1"/>
                <w:sz w:val="26"/>
                <w:szCs w:val="26"/>
                <w:rtl w:val="0"/>
              </w:rPr>
              <w:t xml:space="preserve">Báo cáo hoạt động nghiên cứu khoa học 2008</w:t>
            </w:r>
            <w:r w:rsidDel="00000000" w:rsidR="00000000" w:rsidRPr="00000000">
              <w:rPr>
                <w:sz w:val="26"/>
                <w:szCs w:val="26"/>
                <w:rtl w:val="0"/>
              </w:rPr>
              <w:t xml:space="preserve">, Hà Nội.</w:t>
            </w:r>
          </w:p>
        </w:tc>
      </w:tr>
      <w:tr>
        <w:trPr>
          <w:cantSplit w:val="0"/>
          <w:tblHeader w:val="0"/>
        </w:trPr>
        <w:tc>
          <w:tcPr/>
          <w:p w:rsidR="00000000" w:rsidDel="00000000" w:rsidP="00000000" w:rsidRDefault="00000000" w:rsidRPr="00000000" w14:paraId="0000019F">
            <w:pPr>
              <w:spacing w:after="120" w:before="120" w:lineRule="auto"/>
              <w:jc w:val="both"/>
              <w:rPr>
                <w:sz w:val="26"/>
                <w:szCs w:val="26"/>
              </w:rPr>
            </w:pPr>
            <w:r w:rsidDel="00000000" w:rsidR="00000000" w:rsidRPr="00000000">
              <w:rPr>
                <w:sz w:val="26"/>
                <w:szCs w:val="26"/>
                <w:rtl w:val="0"/>
              </w:rPr>
              <w:t xml:space="preserve">Văn bản pháp luật</w:t>
            </w:r>
          </w:p>
        </w:tc>
        <w:tc>
          <w:tcPr/>
          <w:p w:rsidR="00000000" w:rsidDel="00000000" w:rsidP="00000000" w:rsidRDefault="00000000" w:rsidRPr="00000000" w14:paraId="000001A0">
            <w:pPr>
              <w:spacing w:after="120" w:before="120" w:lineRule="auto"/>
              <w:jc w:val="both"/>
              <w:rPr>
                <w:sz w:val="26"/>
                <w:szCs w:val="26"/>
              </w:rPr>
            </w:pPr>
            <w:r w:rsidDel="00000000" w:rsidR="00000000" w:rsidRPr="00000000">
              <w:rPr>
                <w:i w:val="1"/>
                <w:sz w:val="26"/>
                <w:szCs w:val="26"/>
                <w:rtl w:val="0"/>
              </w:rPr>
              <w:t xml:space="preserve">Loại văn bản, số hiệu văn bản, tên đầy đủ văn bản</w:t>
            </w:r>
            <w:r w:rsidDel="00000000" w:rsidR="00000000" w:rsidRPr="00000000">
              <w:rPr>
                <w:sz w:val="26"/>
                <w:szCs w:val="26"/>
                <w:rtl w:val="0"/>
              </w:rPr>
              <w:t xml:space="preserve">, cơ quan/tổ chức/người có thẩm quyền ban hành, ngày ban hành.</w:t>
            </w:r>
          </w:p>
        </w:tc>
        <w:tc>
          <w:tcPr/>
          <w:p w:rsidR="00000000" w:rsidDel="00000000" w:rsidP="00000000" w:rsidRDefault="00000000" w:rsidRPr="00000000" w14:paraId="000001A1">
            <w:pPr>
              <w:spacing w:after="120" w:before="120" w:lineRule="auto"/>
              <w:jc w:val="both"/>
              <w:rPr>
                <w:sz w:val="26"/>
                <w:szCs w:val="26"/>
              </w:rPr>
            </w:pPr>
            <w:r w:rsidDel="00000000" w:rsidR="00000000" w:rsidRPr="00000000">
              <w:rPr>
                <w:i w:val="1"/>
                <w:sz w:val="26"/>
                <w:szCs w:val="26"/>
                <w:rtl w:val="0"/>
              </w:rPr>
              <w:t xml:space="preserve">Thông tư số 44 /2007/BTC hướng dẫn định mức xây dựng và phân bổ dự toán kinh phí đối với dự án khoa học và công nghệ có sử dụng ngân sách nhà nước</w:t>
            </w:r>
            <w:r w:rsidDel="00000000" w:rsidR="00000000" w:rsidRPr="00000000">
              <w:rPr>
                <w:sz w:val="26"/>
                <w:szCs w:val="26"/>
                <w:rtl w:val="0"/>
              </w:rPr>
              <w:t xml:space="preserve">,  Bộ Tài chính ban hành ngày 07 tháng 5 năm 2007.</w:t>
            </w:r>
          </w:p>
        </w:tc>
      </w:tr>
      <w:tr>
        <w:trPr>
          <w:cantSplit w:val="0"/>
          <w:tblHeader w:val="0"/>
        </w:trPr>
        <w:tc>
          <w:tcPr/>
          <w:p w:rsidR="00000000" w:rsidDel="00000000" w:rsidP="00000000" w:rsidRDefault="00000000" w:rsidRPr="00000000" w14:paraId="000001A2">
            <w:pPr>
              <w:spacing w:after="120" w:before="120" w:lineRule="auto"/>
              <w:jc w:val="both"/>
              <w:rPr>
                <w:sz w:val="26"/>
                <w:szCs w:val="26"/>
              </w:rPr>
            </w:pPr>
            <w:r w:rsidDel="00000000" w:rsidR="00000000" w:rsidRPr="00000000">
              <w:rPr>
                <w:sz w:val="26"/>
                <w:szCs w:val="26"/>
                <w:rtl w:val="0"/>
              </w:rPr>
              <w:t xml:space="preserve">Các công trình chưa được xuất bản</w:t>
            </w:r>
          </w:p>
        </w:tc>
        <w:tc>
          <w:tcPr/>
          <w:p w:rsidR="00000000" w:rsidDel="00000000" w:rsidP="00000000" w:rsidRDefault="00000000" w:rsidRPr="00000000" w14:paraId="000001A3">
            <w:pPr>
              <w:spacing w:after="120" w:before="120" w:lineRule="auto"/>
              <w:jc w:val="both"/>
              <w:rPr>
                <w:sz w:val="26"/>
                <w:szCs w:val="26"/>
              </w:rPr>
            </w:pPr>
            <w:r w:rsidDel="00000000" w:rsidR="00000000" w:rsidRPr="00000000">
              <w:rPr>
                <w:sz w:val="26"/>
                <w:szCs w:val="26"/>
                <w:rtl w:val="0"/>
              </w:rPr>
              <w:t xml:space="preserve">Họ tên tác giả (năm viết công trình), </w:t>
            </w:r>
            <w:r w:rsidDel="00000000" w:rsidR="00000000" w:rsidRPr="00000000">
              <w:rPr>
                <w:i w:val="1"/>
                <w:sz w:val="26"/>
                <w:szCs w:val="26"/>
                <w:rtl w:val="0"/>
              </w:rPr>
              <w:t xml:space="preserve">tên công trình</w:t>
            </w:r>
            <w:r w:rsidDel="00000000" w:rsidR="00000000" w:rsidRPr="00000000">
              <w:rPr>
                <w:sz w:val="26"/>
                <w:szCs w:val="26"/>
                <w:rtl w:val="0"/>
              </w:rPr>
              <w:t xml:space="preserve">, công trình/tài liệu chưa xuất bản đã được sự đồng ý của tác giả, nguồn cung cấp tài liệu.</w:t>
            </w:r>
          </w:p>
          <w:p w:rsidR="00000000" w:rsidDel="00000000" w:rsidP="00000000" w:rsidRDefault="00000000" w:rsidRPr="00000000" w14:paraId="000001A4">
            <w:pPr>
              <w:spacing w:after="120" w:before="120" w:lineRule="auto"/>
              <w:jc w:val="both"/>
              <w:rPr>
                <w:sz w:val="26"/>
                <w:szCs w:val="26"/>
              </w:rPr>
            </w:pPr>
            <w:r w:rsidDel="00000000" w:rsidR="00000000" w:rsidRPr="00000000">
              <w:rPr>
                <w:rtl w:val="0"/>
              </w:rPr>
            </w:r>
          </w:p>
        </w:tc>
        <w:tc>
          <w:tcPr/>
          <w:p w:rsidR="00000000" w:rsidDel="00000000" w:rsidP="00000000" w:rsidRDefault="00000000" w:rsidRPr="00000000" w14:paraId="000001A5">
            <w:pPr>
              <w:spacing w:after="120" w:before="120" w:lineRule="auto"/>
              <w:jc w:val="both"/>
              <w:rPr>
                <w:sz w:val="26"/>
                <w:szCs w:val="26"/>
              </w:rPr>
            </w:pPr>
            <w:r w:rsidDel="00000000" w:rsidR="00000000" w:rsidRPr="00000000">
              <w:rPr>
                <w:sz w:val="26"/>
                <w:szCs w:val="26"/>
                <w:rtl w:val="0"/>
              </w:rPr>
              <w:t xml:space="preserve">Nguyễn Văn A (2006), </w:t>
            </w:r>
            <w:r w:rsidDel="00000000" w:rsidR="00000000" w:rsidRPr="00000000">
              <w:rPr>
                <w:i w:val="1"/>
                <w:sz w:val="26"/>
                <w:szCs w:val="26"/>
                <w:rtl w:val="0"/>
              </w:rPr>
              <w:t xml:space="preserve">Quan hệ giữa lạm phát và thất nghiệp</w:t>
            </w:r>
            <w:r w:rsidDel="00000000" w:rsidR="00000000" w:rsidRPr="00000000">
              <w:rPr>
                <w:sz w:val="26"/>
                <w:szCs w:val="26"/>
                <w:rtl w:val="0"/>
              </w:rPr>
              <w:t xml:space="preserve">, tài liệu chưa xuất bản đã được sự đồng ý của tác giả, Khoa kinh tế học - Đại học Kinh tế quốc dân.</w:t>
            </w:r>
          </w:p>
        </w:tc>
      </w:tr>
    </w:tbl>
    <w:p w:rsidR="00000000" w:rsidDel="00000000" w:rsidP="00000000" w:rsidRDefault="00000000" w:rsidRPr="00000000" w14:paraId="000001A6">
      <w:pPr>
        <w:spacing w:line="360" w:lineRule="auto"/>
        <w:jc w:val="center"/>
        <w:rPr>
          <w:b w:val="1"/>
          <w:sz w:val="26"/>
          <w:szCs w:val="26"/>
        </w:rPr>
      </w:pPr>
      <w:r w:rsidDel="00000000" w:rsidR="00000000" w:rsidRPr="00000000">
        <w:rPr>
          <w:rtl w:val="0"/>
        </w:rPr>
      </w:r>
    </w:p>
    <w:sectPr>
      <w:footerReference r:id="rId10"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pBdr>
        <w:top w:color="622423" w:space="1" w:sz="24" w:val="single"/>
        <w:left w:space="0" w:sz="0" w:val="nil"/>
        <w:bottom w:space="0" w:sz="0" w:val="nil"/>
        <w:right w:space="0" w:sz="0" w:val="nil"/>
        <w:between w:space="0" w:sz="0" w:val="nil"/>
      </w:pBdr>
      <w:tabs>
        <w:tab w:val="center" w:leader="none" w:pos="4320"/>
        <w:tab w:val="right" w:leader="none" w:pos="8640"/>
      </w:tabs>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Trang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25" w:hanging="525"/>
      </w:pPr>
      <w:rPr/>
    </w:lvl>
    <w:lvl w:ilvl="1">
      <w:start w:val="2"/>
      <w:numFmt w:val="decimal"/>
      <w:lvlText w:val="%1.%2"/>
      <w:lvlJc w:val="left"/>
      <w:pPr>
        <w:ind w:left="525" w:hanging="525"/>
      </w:pPr>
      <w:rPr/>
    </w:lvl>
    <w:lvl w:ilvl="2">
      <w:start w:val="1"/>
      <w:numFmt w:val="decimal"/>
      <w:lvlText w:val="%1.%2.%3"/>
      <w:lvlJc w:val="left"/>
      <w:pPr>
        <w:ind w:left="720" w:hanging="720"/>
      </w:pPr>
      <w:rPr>
        <w:i w:val="0"/>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1800" w:hanging="360"/>
      </w:pPr>
      <w:rPr>
        <w:b w:val="1"/>
      </w:rPr>
    </w:lvl>
    <w:lvl w:ilvl="1">
      <w:start w:val="1"/>
      <w:numFmt w:val="bullet"/>
      <w:lvlText w:val="●"/>
      <w:lvlJc w:val="left"/>
      <w:pPr>
        <w:ind w:left="2520" w:hanging="360"/>
      </w:pPr>
      <w:rPr>
        <w:rFonts w:ascii="Noto Sans Symbols" w:cs="Noto Sans Symbols" w:eastAsia="Noto Sans Symbols" w:hAnsi="Noto Sans Symbols"/>
        <w:b w:val="1"/>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340" w:hanging="36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627872"/>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yperlink">
    <w:name w:val="Hyperlink"/>
    <w:rsid w:val="004D71AF"/>
    <w:rPr>
      <w:color w:val="0000ff"/>
      <w:u w:val="single"/>
    </w:rPr>
  </w:style>
  <w:style w:type="paragraph" w:styleId="DocumentMap">
    <w:name w:val="Document Map"/>
    <w:basedOn w:val="Normal"/>
    <w:semiHidden w:val="1"/>
    <w:rsid w:val="0078657F"/>
    <w:pPr>
      <w:shd w:color="auto" w:fill="000080" w:val="clear"/>
    </w:pPr>
    <w:rPr>
      <w:rFonts w:ascii="Tahoma" w:cs="Tahoma" w:hAnsi="Tahoma"/>
      <w:sz w:val="20"/>
      <w:szCs w:val="20"/>
    </w:rPr>
  </w:style>
  <w:style w:type="paragraph" w:styleId="Header">
    <w:name w:val="header"/>
    <w:basedOn w:val="Normal"/>
    <w:link w:val="HeaderChar"/>
    <w:uiPriority w:val="99"/>
    <w:rsid w:val="00DE3464"/>
    <w:pPr>
      <w:tabs>
        <w:tab w:val="center" w:pos="4320"/>
        <w:tab w:val="right" w:pos="8640"/>
      </w:tabs>
    </w:pPr>
  </w:style>
  <w:style w:type="paragraph" w:styleId="Footer">
    <w:name w:val="footer"/>
    <w:basedOn w:val="Normal"/>
    <w:link w:val="FooterChar"/>
    <w:uiPriority w:val="99"/>
    <w:rsid w:val="00DE3464"/>
    <w:pPr>
      <w:tabs>
        <w:tab w:val="center" w:pos="4320"/>
        <w:tab w:val="right" w:pos="8640"/>
      </w:tabs>
    </w:pPr>
    <w:rPr>
      <w:lang w:eastAsia="x-none" w:val="x-none"/>
    </w:rPr>
  </w:style>
  <w:style w:type="paragraph" w:styleId="ColorfulList-Accent11" w:customStyle="1">
    <w:name w:val="Colorful List - Accent 11"/>
    <w:basedOn w:val="Normal"/>
    <w:qFormat w:val="1"/>
    <w:rsid w:val="008E4779"/>
    <w:pPr>
      <w:spacing w:after="200" w:line="276" w:lineRule="auto"/>
      <w:ind w:left="720"/>
      <w:contextualSpacing w:val="1"/>
    </w:pPr>
    <w:rPr>
      <w:rFonts w:ascii="Calibri" w:eastAsia="Calibri" w:hAnsi="Calibri"/>
      <w:sz w:val="22"/>
      <w:szCs w:val="22"/>
    </w:rPr>
  </w:style>
  <w:style w:type="character" w:styleId="FooterChar" w:customStyle="1">
    <w:name w:val="Footer Char"/>
    <w:link w:val="Footer"/>
    <w:uiPriority w:val="99"/>
    <w:rsid w:val="006A2DDC"/>
    <w:rPr>
      <w:sz w:val="24"/>
      <w:szCs w:val="24"/>
    </w:rPr>
  </w:style>
  <w:style w:type="character" w:styleId="HeaderChar" w:customStyle="1">
    <w:name w:val="Header Char"/>
    <w:link w:val="Header"/>
    <w:uiPriority w:val="99"/>
    <w:rsid w:val="00C06D1E"/>
    <w:rPr>
      <w:sz w:val="24"/>
      <w:szCs w:val="24"/>
    </w:rPr>
  </w:style>
  <w:style w:type="paragraph" w:styleId="BalloonText">
    <w:name w:val="Balloon Text"/>
    <w:basedOn w:val="Normal"/>
    <w:link w:val="BalloonTextChar"/>
    <w:rsid w:val="00F255DC"/>
    <w:rPr>
      <w:rFonts w:ascii="Tahoma" w:cs="Tahoma" w:hAnsi="Tahoma"/>
      <w:sz w:val="16"/>
      <w:szCs w:val="16"/>
    </w:rPr>
  </w:style>
  <w:style w:type="character" w:styleId="BalloonTextChar" w:customStyle="1">
    <w:name w:val="Balloon Text Char"/>
    <w:link w:val="BalloonText"/>
    <w:rsid w:val="00F255DC"/>
    <w:rPr>
      <w:rFonts w:ascii="Tahoma" w:cs="Tahoma" w:hAnsi="Tahoma"/>
      <w:sz w:val="16"/>
      <w:szCs w:val="16"/>
    </w:rPr>
  </w:style>
  <w:style w:type="character" w:styleId="Emphasis">
    <w:name w:val="Emphasis"/>
    <w:qFormat w:val="1"/>
    <w:rsid w:val="002D0E2A"/>
    <w:rPr>
      <w:i w:val="1"/>
      <w:iCs w:val="1"/>
    </w:rPr>
  </w:style>
  <w:style w:type="paragraph" w:styleId="ListParagraph">
    <w:name w:val="List Paragraph"/>
    <w:basedOn w:val="Normal"/>
    <w:uiPriority w:val="34"/>
    <w:qFormat w:val="1"/>
    <w:rsid w:val="00675CF5"/>
    <w:pPr>
      <w:ind w:left="720"/>
      <w:contextualSpacing w:val="1"/>
    </w:p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0.0" w:type="dxa"/>
        <w:left w:w="115.0" w:type="dxa"/>
        <w:bottom w:w="0.0" w:type="dxa"/>
        <w:right w:w="115.0" w:type="dxa"/>
      </w:tblCellMar>
    </w:tblPr>
  </w:style>
  <w:style w:type="table" w:styleId="a1" w:customStyle="1">
    <w:basedOn w:val="TableNormal"/>
    <w:tblPr>
      <w:tblStyleRowBandSize w:val="1"/>
      <w:tblStyleColBandSize w:val="1"/>
      <w:tblInd w:w="0.0" w:type="dxa"/>
      <w:tblCellMar>
        <w:top w:w="0.0" w:type="dxa"/>
        <w:left w:w="115.0" w:type="dxa"/>
        <w:bottom w:w="0.0" w:type="dxa"/>
        <w:right w:w="115.0" w:type="dxa"/>
      </w:tblCellMar>
    </w:tblPr>
  </w:style>
  <w:style w:type="table" w:styleId="a2" w:customStyle="1">
    <w:basedOn w:val="TableNormal"/>
    <w:tblPr>
      <w:tblStyleRowBandSize w:val="1"/>
      <w:tblStyleColBandSize w:val="1"/>
      <w:tblInd w:w="0.0" w:type="dxa"/>
      <w:tblCellMar>
        <w:top w:w="0.0" w:type="dxa"/>
        <w:left w:w="115.0" w:type="dxa"/>
        <w:bottom w:w="0.0" w:type="dxa"/>
        <w:right w:w="115.0" w:type="dxa"/>
      </w:tblCellMar>
    </w:tblPr>
  </w:style>
  <w:style w:type="table" w:styleId="a3" w:customStyle="1">
    <w:basedOn w:val="TableNormal"/>
    <w:tblPr>
      <w:tblStyleRowBandSize w:val="1"/>
      <w:tblStyleColBandSize w:val="1"/>
      <w:tblInd w:w="0.0" w:type="dxa"/>
      <w:tblCellMar>
        <w:top w:w="0.0" w:type="dxa"/>
        <w:left w:w="115.0" w:type="dxa"/>
        <w:bottom w:w="0.0" w:type="dxa"/>
        <w:right w:w="115.0" w:type="dxa"/>
      </w:tblCellMar>
    </w:tblPr>
  </w:style>
  <w:style w:type="table" w:styleId="a4" w:customStyle="1">
    <w:basedOn w:val="TableNormal"/>
    <w:tblPr>
      <w:tblStyleRowBandSize w:val="1"/>
      <w:tblStyleColBandSize w:val="1"/>
      <w:tblInd w:w="0.0" w:type="dxa"/>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ZDESzyjyhgNw/Ld6xETeCv0fQ==">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2024-03-03T08:28:00Z</dcterms:created>
  <dc:creator>Computer</dc:creator>
</cp:coreProperties>
</file>